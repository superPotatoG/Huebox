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A Little Departure</w:t>
      </w:r>
    </w:p>
    <w:p>
      <w:pPr>
        <w:pStyle w:val="Subtitle"/>
      </w:pPr>
      <w:del w:id="9001" w:author="Claude" w:date="2026-10-30T00:00:00Z">
        <w:r>
          <w:delText xml:space="preserve">Game Design Document | Unreal Engine 5 C++ Final Project | Version 2.0</w:delText>
        </w:r>
      </w:del>
      <w:ins w:id="9002" w:author="Claude" w:date="2026-10-30T00:00:00Z">
        <w:r>
          <w:t xml:space="preserve">Game Design Document | Unreal Engine 5 C++ Final Project | Version 2.1</w:t>
        </w:r>
      </w:ins>
    </w:p>
    <w:p>
      <w:pPr>
        <w:pStyle w:val="Heading1"/>
        <w:pageBreakBefore w:val="0"/>
      </w:pPr>
      <w:r>
        <w:t>1 Title and Overview</w:t>
      </w:r>
    </w:p>
    <w:p>
      <w:pPr>
        <w:pStyle w:val="Heading2"/>
      </w:pPr>
      <w:r>
        <w:t>Project Information</w:t>
      </w:r>
    </w:p>
    <w:p>
      <w:pPr>
        <w:pStyle w:val="ListBullet"/>
        <w:numPr>
          <w:ilvl w:val="0"/>
          <w:numId w:val="10"/>
        </w:numPr>
      </w:pPr>
      <w:r>
        <w:rPr>
          <w:b/>
        </w:rPr>
        <w:t xml:space="preserve">Working title: </w:t>
      </w:r>
      <w:r>
        <w:t>A Little Departure.</w:t>
      </w:r>
    </w:p>
    <w:p>
      <w:pPr>
        <w:pStyle w:val="ListBullet"/>
        <w:numPr>
          <w:ilvl w:val="0"/>
          <w:numId w:val="10"/>
        </w:numPr>
      </w:pPr>
      <w:r>
        <w:rPr>
          <w:b/>
        </w:rPr>
        <w:t xml:space="preserve">Genre: </w:t>
      </w:r>
      <w:r>
        <w:t>Single-player 3D physics puzzle game with limited modular construction.</w:t>
      </w:r>
    </w:p>
    <w:p>
      <w:pPr>
        <w:pStyle w:val="ListBullet"/>
        <w:numPr>
          <w:ilvl w:val="0"/>
          <w:numId w:val="10"/>
        </w:numPr>
      </w:pPr>
      <w:r>
        <w:rPr>
          <w:b/>
        </w:rPr>
        <w:t xml:space="preserve">Platform and input: </w:t>
      </w:r>
      <w:r>
        <w:t>Windows PC; keyboard and mouse.</w:t>
      </w:r>
    </w:p>
    <w:p>
      <w:pPr>
        <w:pStyle w:val="ListBullet"/>
        <w:numPr>
          <w:ilvl w:val="0"/>
          <w:numId w:val="10"/>
        </w:numPr>
      </w:pPr>
      <w:r>
        <w:rPr>
          <w:b/>
        </w:rPr>
        <w:t xml:space="preserve">Target audience: </w:t>
      </w:r>
      <w:r>
        <w:t>Players approximately age 12 and older who enjoy construction toys, mechanical puzzles, and experimentation. No physics or programming background is needed.</w:t>
      </w:r>
    </w:p>
    <w:p>
      <w:pPr>
        <w:pStyle w:val="ListBullet"/>
        <w:numPr>
          <w:ilvl w:val="0"/>
          <w:numId w:val="10"/>
        </w:numPr>
      </w:pPr>
      <w:r>
        <w:rPr>
          <w:b/>
        </w:rPr>
        <w:t xml:space="preserve">Project size: </w:t>
      </w:r>
      <w:del w:id="9003" w:author="Claude" w:date="2026-10-30T00:00:00Z">
        <w:r>
          <w:delText xml:space="preserve">Two compact levels, one reusable set of modules, and one type of moving mechanism. Planned first-playthrough length: 15-25 minutes.</w:delText>
        </w:r>
      </w:del>
      <w:ins w:id="9004" w:author="Claude" w:date="2026-10-30T00:00:00Z">
        <w:r>
          <w:t xml:space="preserve">Two compact levels (a four-exercise tutorial and an exhibition box), one reusable set of modules, and one reactive mechanism. Planned first-playthrough length: 15-25 minutes.</w:t>
        </w:r>
      </w:ins>
    </w:p>
    <w:p>
      <w:pPr>
        <w:pStyle w:val="Heading2"/>
      </w:pPr>
      <w:r>
        <w:t>Game Summary</w:t>
      </w:r>
    </w:p>
    <w:p>
      <w:del w:id="9005" w:author="Claude" w:date="2026-10-30T00:00:00Z">
        <w:r>
          <w:delText xml:space="preserve">A Little Departure places the player at a workbench, creating a miniature kinetic exhibit. Colored light pulses pass through blocks that redirect, recolor, delay, or combine them. The resulting signals change the physical behavior of a small carriage carrying an Unreal mannequin. The player arranges the apparatus, activates it once, observes the performance, and revises the construction until it works.</w:delText>
        </w:r>
      </w:del>
      <w:ins w:id="9006" w:author="Claude" w:date="2026-10-30T00:00:00Z">
        <w:r>
          <w:t xml:space="preserve">A Little Departure places the player at a workbench, creating a miniature kinetic exhibit. Colored light pulses pass through blocks that redirect, recolor, delay, or combine them. The resulting signals move a paper-cut silhouette dancer on a small backlit stage behind the workbench, toward or away from her partner. The player arranges the apparatus, activates it once, watches the performance, and revises the construction until it works.</w:t>
        </w:r>
      </w:ins>
    </w:p>
    <w:p>
      <w:r>
        <w:t>The story follows the creation of one piece for a small craft exhibition. Level 1 introduces the materials and their interactions through short exercises. Level 2 asks the player to make the figure travel outward, return, and stop at the central display area. The completed apparatus performs the ending itself. The experience emphasizes readable cause and effect, experimentation, and the satisfaction of making a working object.</w:t>
      </w:r>
    </w:p>
    <w:p>
      <w:pPr>
        <w:pStyle w:val="Heading2"/>
      </w:pPr>
      <w:r>
        <w:t>Design Priorities</w:t>
      </w:r>
    </w:p>
    <w:p>
      <w:pPr>
        <w:pStyle w:val="ListBullet"/>
        <w:numPr>
          <w:ilvl w:val="0"/>
          <w:numId w:val="10"/>
        </w:numPr>
      </w:pPr>
      <w:del w:id="9007" w:author="Claude" w:date="2026-10-30T00:00:00Z">
        <w:r>
          <w:rPr>
            <w:b/>
          </w:rPr>
          <w:delText xml:space="preserve">Color has a physical role: </w:delText>
        </w:r>
        <w:r>
          <w:delText xml:space="preserve">A color changes attraction, repulsion, or braking, rather than functioning only as a matching key.</w:delText>
        </w:r>
      </w:del>
      <w:ins w:id="9008" w:author="Claude" w:date="2026-10-30T00:00:00Z">
        <w:r>
          <w:rPr>
            <w:b/>
          </w:rPr>
          <w:t xml:space="preserve">Color is a key, and every lock has a color: </w:t>
        </w:r>
        <w:r>
          <w:t xml:space="preserve">A, B and N change the dancer’s motion (repel, attract, brake). Every other color does nothing by itself: it only opens a lock of the same color - a brick on the grid, or a glass pane on the stage that the dancer breaks.</w:t>
        </w:r>
      </w:ins>
    </w:p>
    <w:p>
      <w:pPr>
        <w:pStyle w:val="ListBullet"/>
        <w:numPr>
          <w:ilvl w:val="0"/>
          <w:numId w:val="10"/>
        </w:numPr>
      </w:pPr>
      <w:r>
        <w:rPr>
          <w:b/>
        </w:rPr>
        <w:t xml:space="preserve">Timing matters: </w:t>
      </w:r>
      <w:r>
        <w:t>Finite pulses create a sequence of state changes. A valid color arriving too early can produce the wrong movement.</w:t>
      </w:r>
    </w:p>
    <w:p>
      <w:pPr>
        <w:pStyle w:val="ListBullet"/>
        <w:numPr>
          <w:ilvl w:val="0"/>
          <w:numId w:val="10"/>
        </w:numPr>
      </w:pPr>
      <w:r>
        <w:rPr>
          <w:b/>
        </w:rPr>
        <w:t xml:space="preserve">Construction is the player’s role: </w:t>
      </w:r>
      <w:r>
        <w:t>The exhibit must run by itself. The player operates a workbench rather than walking an avatar onto a stage.</w:t>
      </w:r>
    </w:p>
    <w:p>
      <w:pPr>
        <w:pStyle w:val="ListBullet"/>
        <w:numPr>
          <w:ilvl w:val="0"/>
          <w:numId w:val="10"/>
        </w:numPr>
      </w:pPr>
      <w:r>
        <w:rPr>
          <w:b/>
        </w:rPr>
        <w:t xml:space="preserve">Small production scope: </w:t>
      </w:r>
      <w:r>
        <w:t>Use simple geometry and a premade mannequin. Focus development time on C++ systems, two playable levels, and clear feedback.</w:t>
      </w:r>
    </w:p>
    <w:p>
      <w:pPr>
        <w:pStyle w:val="Heading1"/>
        <w:pageBreakBefore/>
      </w:pPr>
      <w:r>
        <w:t>2 Gameplay Mechanics</w:t>
      </w:r>
    </w:p>
    <w:p>
      <w:pPr>
        <w:pStyle w:val="Heading2"/>
      </w:pPr>
      <w:r>
        <w:t>Core Mechanics and Gameplay Loop</w:t>
      </w:r>
    </w:p>
    <w:p>
      <w:pPr>
        <w:pStyle w:val="ListBullet"/>
        <w:numPr>
          <w:ilvl w:val="0"/>
          <w:numId w:val="10"/>
        </w:numPr>
      </w:pPr>
      <w:r>
        <w:rPr>
          <w:b/>
        </w:rPr>
        <w:t xml:space="preserve">Build: </w:t>
      </w:r>
      <w:del w:id="9009" w:author="Claude" w:date="2026-10-30T00:00:00Z">
        <w:r>
          <w:delText xml:space="preserve">Select, place, rotate, and remove modules on a grid. Adjust delay values and route signals around fixed obstacles.</w:delText>
        </w:r>
      </w:del>
      <w:ins w:id="9010" w:author="Claude" w:date="2026-10-30T00:00:00Z">
        <w:r>
          <w:t xml:space="preserve">From a top-down view locked to the board’s grid, place, rotate, and collect modules from the board’s tray. Adjust delay values and route signals around fixed obstacles.</w:t>
        </w:r>
      </w:ins>
    </w:p>
    <w:p>
      <w:pPr>
        <w:pStyle w:val="ListBullet"/>
        <w:numPr>
          <w:ilvl w:val="0"/>
          <w:numId w:val="10"/>
        </w:numPr>
      </w:pPr>
      <w:r>
        <w:rPr>
          <w:b/>
        </w:rPr>
        <w:t xml:space="preserve">Run: </w:t>
      </w:r>
      <w:del w:id="9011" w:author="Claude" w:date="2026-10-30T00:00:00Z">
        <w:r>
          <w:delText xml:space="preserve">Activate the source once. Observe pulses, color changes, and the resulting physical motion. Editing is disabled during the run.</w:delText>
        </w:r>
      </w:del>
      <w:ins w:id="9012" w:author="Claude" w:date="2026-10-30T00:00:00Z">
        <w:r>
          <w:t xml:space="preserve">Activate the sources once. The view moves to the side of the stage and follows the dancer, while a corner map of the grid keeps the pulses visible. Editing is disabled during the run.</w:t>
        </w:r>
      </w:ins>
    </w:p>
    <w:p>
      <w:pPr>
        <w:pStyle w:val="ListBullet"/>
        <w:numPr>
          <w:ilvl w:val="0"/>
          <w:numId w:val="10"/>
        </w:numPr>
      </w:pPr>
      <w:r>
        <w:rPr>
          <w:b/>
        </w:rPr>
        <w:t xml:space="preserve">Revise: </w:t>
      </w:r>
      <w:r>
        <w:t>Stop and reset. Keep the construction, but restore the mechanism, signal buffers, timers, and objectives to their initial state.</w:t>
      </w:r>
    </w:p>
    <w:p>
      <w:pPr>
        <w:pStyle w:val="ListBullet"/>
        <w:numPr>
          <w:ilvl w:val="0"/>
          <w:numId w:val="10"/>
        </w:numPr>
      </w:pPr>
      <w:r>
        <w:rPr>
          <w:b/>
        </w:rPr>
        <w:t xml:space="preserve">Solve: </w:t>
      </w:r>
      <w:r>
        <w:t>Arrange the routes so the exhibit completes its required actions in order. Construction time and attempts are unlimited.</w:t>
      </w:r>
    </w:p>
    <w:p>
      <w:pPr>
        <w:pStyle w:val="Heading2"/>
      </w:pPr>
      <w:r>
        <w:t>Pulse Rules</w:t>
      </w:r>
    </w:p>
    <w:p>
      <w:pPr>
        <w:pStyle w:val="ListBullet"/>
        <w:numPr>
          <w:ilvl w:val="0"/>
          <w:numId w:val="10"/>
        </w:numPr>
      </w:pPr>
      <w:r>
        <w:rPr>
          <w:b/>
        </w:rPr>
        <w:t xml:space="preserve">Signal data: </w:t>
      </w:r>
      <w:r>
        <w:t>Each finite pulse has a color, direction, and arrival time. It moves through empty cells and disappears at a boundary or solid obstruction.</w:t>
      </w:r>
    </w:p>
    <w:p>
      <w:pPr>
        <w:pStyle w:val="ListBullet"/>
        <w:numPr>
          <w:ilvl w:val="0"/>
          <w:numId w:val="10"/>
        </w:numPr>
      </w:pPr>
      <w:del w:id="9013" w:author="Claude" w:date="2026-10-30T00:00:00Z">
        <w:r>
          <w:rPr>
            <w:b/>
          </w:rPr>
          <w:delText xml:space="preserve">Initial tuning: </w:delText>
        </w:r>
        <w:r>
          <w:delText xml:space="preserve">Travel speed is four cells per second. Amber is labeled A, cyan B, and white N; labels and patterns accompany color.</w:delText>
        </w:r>
      </w:del>
      <w:ins w:id="9014" w:author="Claude" w:date="2026-10-30T00:00:00Z">
        <w:r>
          <w:rPr>
            <w:b/>
          </w:rPr>
          <w:t xml:space="preserve">Colors and tuning: </w:t>
        </w:r>
        <w:r>
          <w:t xml:space="preserve">Colors are additive light: each one is a set of the primaries red, green and blue. A = red, B = cyan (green + blue), N = white (all three); the key colors are G = green, Y = yellow (red + green), M = magenta (red + blue) and V = violet (blue). Travel speed is four cells per second. A letter always accompanies a color.</w:t>
        </w:r>
      </w:ins>
    </w:p>
    <w:p>
      <w:pPr>
        <w:pStyle w:val="ListBullet"/>
        <w:numPr>
          <w:ilvl w:val="0"/>
          <w:numId w:val="10"/>
        </w:numPr>
      </w:pPr>
      <w:r>
        <w:rPr>
          <w:b/>
        </w:rPr>
        <w:t xml:space="preserve">Persistent state: </w:t>
      </w:r>
      <w:r>
        <w:t>A received color remains active until another pulse changes it. Reset restores the carriage to N.</w:t>
      </w:r>
    </w:p>
    <w:p>
      <w:pPr>
        <w:pStyle w:val="ListBullet"/>
        <w:numPr>
          <w:ilvl w:val="0"/>
          <w:numId w:val="10"/>
        </w:numPr>
      </w:pPr>
      <w:r>
        <w:rPr>
          <w:b/>
        </w:rPr>
        <w:t xml:space="preserve">Receiving point: </w:t>
      </w:r>
      <w:r>
        <w:t>A fixed port controls the carriage in the same mechanism. The player does not need to target a moving surface.</w:t>
      </w:r>
    </w:p>
    <w:p>
      <w:pPr>
        <w:pStyle w:val="Heading2"/>
      </w:pPr>
      <w:r>
        <w:t>Physical Response</w:t>
      </w:r>
    </w:p>
    <w:p>
      <w:pPr>
        <w:pStyle w:val="ListBullet"/>
        <w:numPr>
          <w:ilvl w:val="0"/>
          <w:numId w:val="10"/>
        </w:numPr>
      </w:pPr>
      <w:r>
        <w:rPr>
          <w:b/>
        </w:rPr>
        <w:t xml:space="preserve">Fixed pair: </w:t>
      </w:r>
      <w:del w:id="9015" w:author="Claude" w:date="2026-10-30T00:00:00Z">
        <w:r>
          <w:delText xml:space="preserve">One A-colored anchor interacts with one carriage constrained to a track. The prototype does not simulate forces between every object.</w:delText>
        </w:r>
      </w:del>
      <w:ins w:id="9016" w:author="Claude" w:date="2026-10-30T00:00:00Z">
        <w:r>
          <w:t xml:space="preserve">One A-colored anchor (presented as the dancer’s partner) interacts with one carriage (presented as the silhouette dancer) constrained to a track. The prototype does not simulate forces between every object.</w:t>
        </w:r>
      </w:ins>
    </w:p>
    <w:p>
      <w:pPr>
        <w:pStyle w:val="ListBullet"/>
        <w:numPr>
          <w:ilvl w:val="0"/>
          <w:numId w:val="10"/>
        </w:numPr>
      </w:pPr>
      <w:r>
        <w:rPr>
          <w:b/>
        </w:rPr>
        <w:t xml:space="preserve">A on the carriage: </w:t>
      </w:r>
      <w:r>
        <w:t>Same colors repel. The carriage accelerates away from the anchor, up to a speed limit.</w:t>
      </w:r>
    </w:p>
    <w:p>
      <w:pPr>
        <w:pStyle w:val="ListBullet"/>
        <w:numPr>
          <w:ilvl w:val="0"/>
          <w:numId w:val="10"/>
        </w:numPr>
      </w:pPr>
      <w:r>
        <w:rPr>
          <w:b/>
        </w:rPr>
        <w:t xml:space="preserve">B on the carriage: </w:t>
      </w:r>
      <w:r>
        <w:t>Different colors attract. The carriage moves toward the anchor; existing outward motion first slows, then reverses.</w:t>
      </w:r>
    </w:p>
    <w:p>
      <w:pPr>
        <w:pStyle w:val="ListBullet"/>
        <w:numPr>
          <w:ilvl w:val="0"/>
          <w:numId w:val="10"/>
        </w:numPr>
      </w:pPr>
      <w:r>
        <w:rPr>
          <w:b/>
        </w:rPr>
        <w:t xml:space="preserve">N on the carriage: </w:t>
      </w:r>
      <w:r>
        <w:t>Color force stops and braking damping increases. The carriage slows gradually rather than teleporting or stopping instantly.</w:t>
      </w:r>
    </w:p>
    <w:p>
      <w:pPr>
        <w:pStyle w:val="ListBullet"/>
        <w:numPr>
          <w:ilvl w:val="0"/>
          <w:numId w:val="10"/>
        </w:numPr>
        <w:rPr>
          <w:ins w:id="9017" w:author="Claude" w:date="2026-10-30T00:00:00Z"/>
        </w:rPr>
      </w:pPr>
      <w:ins w:id="9018" w:author="Claude" w:date="2026-10-30T00:00:00Z">
        <w:r>
          <w:rPr>
            <w:b/>
          </w:rPr>
          <w:t xml:space="preserve">Key colors on the carriage: </w:t>
        </w:r>
        <w:r>
          <w:t xml:space="preserve">G, Y, M and V never change the motion. When one reaches the receiver, the dancer performs that color’s move where she is (a skin animation; the silhouette dancer strikes). Key colors never take part in the same-time conflict check of A, B and N.</w:t>
        </w:r>
      </w:ins>
    </w:p>
    <w:p>
      <w:pPr>
        <w:pStyle w:val="Heading2"/>
      </w:pPr>
      <w:r>
        <w:t>Interactive Units</w:t>
      </w:r>
    </w:p>
    <w:p>
      <w:pPr>
        <w:pStyle w:val="ListBullet"/>
        <w:numPr>
          <w:ilvl w:val="0"/>
          <w:numId w:val="10"/>
        </w:numPr>
      </w:pPr>
      <w:r>
        <w:rPr>
          <w:b/>
        </w:rPr>
        <w:t xml:space="preserve">Source base: </w:t>
      </w:r>
      <w:del w:id="9019" w:author="Claude" w:date="2026-10-30T00:00:00Z">
        <w:r>
          <w:delText xml:space="preserve">Four fixed outputs each emit one B pulse at activation in the final level. There is no continuous beam.</w:delText>
        </w:r>
      </w:del>
      <w:ins w:id="9020" w:author="Claude" w:date="2026-10-30T00:00:00Z">
        <w:r>
          <w:t xml:space="preserve">Fixed outputs each emit one pulse at activation (four B outputs in the final level); tutorial sources may emit A, B or G. There is no continuous beam.</w:t>
        </w:r>
      </w:ins>
    </w:p>
    <w:p>
      <w:pPr>
        <w:pStyle w:val="ListBullet"/>
        <w:numPr>
          <w:ilvl w:val="0"/>
          <w:numId w:val="10"/>
        </w:numPr>
      </w:pPr>
      <w:r>
        <w:rPr>
          <w:b/>
        </w:rPr>
        <w:t xml:space="preserve">Turn block: </w:t>
      </w:r>
      <w:del w:id="9021" w:author="Claude" w:date="2026-10-30T00:00:00Z">
        <w:r>
          <w:delText xml:space="preserve">Accept a pulse through the marked input and turn it 90 degrees. Other faces block entry.</w:delText>
        </w:r>
      </w:del>
      <w:ins w:id="9022" w:author="Claude" w:date="2026-10-30T00:00:00Z">
        <w:r>
          <w:t xml:space="preserve">A 90-degree corner with ports on two adjacent faces: a pulse entering one port leaves through the other, so the same block turns left or right depending on its rotation. The other faces block entry.</w:t>
        </w:r>
      </w:ins>
    </w:p>
    <w:p>
      <w:pPr>
        <w:pStyle w:val="ListBullet"/>
        <w:numPr>
          <w:ilvl w:val="0"/>
          <w:numId w:val="10"/>
        </w:numPr>
      </w:pPr>
      <w:r>
        <w:rPr>
          <w:b/>
        </w:rPr>
        <w:t xml:space="preserve">Color-shift block: </w:t>
      </w:r>
      <w:del w:id="9023" w:author="Claude" w:date="2026-10-30T00:00:00Z">
        <w:r>
          <w:delText xml:space="preserve">Swap A and B; pass N unchanged. Preserve direction.</w:delText>
        </w:r>
      </w:del>
      <w:ins w:id="9024" w:author="Claude" w:date="2026-10-30T00:00:00Z">
        <w:r>
          <w:t xml:space="preserve">Turn a color into its complement: A ↔ B, G ↔ M, Y ↔ V; N passes unchanged. Preserve direction.</w:t>
        </w:r>
      </w:ins>
    </w:p>
    <w:p>
      <w:pPr>
        <w:pStyle w:val="ListBullet"/>
        <w:numPr>
          <w:ilvl w:val="0"/>
          <w:numId w:val="10"/>
        </w:numPr>
      </w:pPr>
      <w:r>
        <w:rPr>
          <w:b/>
        </w:rPr>
        <w:t xml:space="preserve">Delay block: </w:t>
      </w:r>
      <w:r>
        <w:t>Store one pulse and release it after 0-6 seconds, in 0.25-second steps. Preserve its color.</w:t>
      </w:r>
    </w:p>
    <w:p>
      <w:pPr>
        <w:pStyle w:val="ListBullet"/>
        <w:numPr>
          <w:ilvl w:val="0"/>
          <w:numId w:val="10"/>
        </w:numPr>
      </w:pPr>
      <w:r>
        <w:rPr>
          <w:b/>
        </w:rPr>
        <w:t xml:space="preserve">Mixer block: </w:t>
      </w:r>
      <w:del w:id="9025" w:author="Claude" w:date="2026-10-30T00:00:00Z">
        <w:r>
          <w:delText xml:space="preserve">Receive A and B at separate inputs within a 0.5-second window; consume both and emit one N.</w:delText>
        </w:r>
      </w:del>
      <w:ins w:id="9026" w:author="Claude" w:date="2026-10-30T00:00:00Z">
        <w:r>
          <w:t xml:space="preserve">Receive one pulse at each of two inputs within a 0.5-second window; consume both and emit their added light when they share no primary (A + B = N, A + G = Y). Colors that share a primary cannot be mixed.</w:t>
        </w:r>
      </w:ins>
    </w:p>
    <w:p>
      <w:pPr>
        <w:pStyle w:val="ListBullet"/>
        <w:numPr>
          <w:ilvl w:val="0"/>
          <w:numId w:val="10"/>
        </w:numPr>
        <w:rPr>
          <w:ins w:id="9027" w:author="Claude" w:date="2026-10-30T00:00:00Z"/>
        </w:rPr>
      </w:pPr>
      <w:ins w:id="9028" w:author="Claude" w:date="2026-10-30T00:00:00Z">
        <w:r>
          <w:rPr>
            <w:b/>
          </w:rPr>
          <w:t xml:space="preserve">Brick: </w:t>
        </w:r>
        <w:r>
          <w:t xml:space="preserve">A fixed lock on the grid in one color. Only a pulse of that color breaks it, and that pulse is used up; later pulses pass straight through. Other colors are blocked. A brick carries a text label (“BRICK B”) so it is not mistaken for a source of the same color.</w:t>
        </w:r>
      </w:ins>
    </w:p>
    <w:p>
      <w:pPr>
        <w:pStyle w:val="ListBullet"/>
        <w:numPr>
          <w:ilvl w:val="0"/>
          <w:numId w:val="10"/>
        </w:numPr>
        <w:rPr>
          <w:ins w:id="9029" w:author="Claude" w:date="2026-10-30T00:00:00Z"/>
        </w:rPr>
      </w:pPr>
      <w:ins w:id="9030" w:author="Claude" w:date="2026-10-30T00:00:00Z">
        <w:r>
          <w:rPr>
            <w:b/>
          </w:rPr>
          <w:t xml:space="preserve">Glass pane: </w:t>
        </w:r>
        <w:r>
          <w:t xml:space="preserve">A fixed lock on the stage in one key color, standing on the track. The dancer breaks it with that color’s move made from the strike zone in front of it; a move made earlier misses. Running into an unbroken pane makes her fall and ends the attempt at once.</w:t>
        </w:r>
      </w:ins>
    </w:p>
    <w:p>
      <w:pPr>
        <w:pStyle w:val="ListBullet"/>
        <w:numPr>
          <w:ilvl w:val="0"/>
          <w:numId w:val="10"/>
        </w:numPr>
      </w:pPr>
      <w:r>
        <w:rPr>
          <w:b/>
        </w:rPr>
        <w:t xml:space="preserve">Reactive mechanism: </w:t>
      </w:r>
      <w:r>
        <w:t>Receive the resulting signal and update the carriage’s physical state. Do not emit another pulse.</w:t>
      </w:r>
    </w:p>
    <w:p>
      <w:pPr>
        <w:pStyle w:val="Heading1"/>
        <w:pageBreakBefore/>
      </w:pPr>
      <w:r>
        <w:t>2 Gameplay Mechanics Continued</w:t>
      </w:r>
    </w:p>
    <w:p>
      <w:pPr>
        <w:pStyle w:val="Heading2"/>
      </w:pPr>
      <w:r>
        <w:t>Controls and Player Input</w:t>
      </w:r>
    </w:p>
    <w:p>
      <w:pPr>
        <w:pStyle w:val="ListBullet"/>
        <w:numPr>
          <w:ilvl w:val="0"/>
          <w:numId w:val="10"/>
        </w:numPr>
      </w:pPr>
      <w:del w:id="9031" w:author="Claude" w:date="2026-10-30T00:00:00Z">
        <w:r>
          <w:rPr>
            <w:b/>
          </w:rPr>
          <w:delText xml:space="preserve">Left mouse button: </w:delText>
        </w:r>
        <w:r>
          <w:delText xml:space="preserve">Select a module, drag it to a grid cell, and release to confirm placement.</w:delText>
        </w:r>
      </w:del>
      <w:ins w:id="9032" w:author="Claude" w:date="2026-10-30T00:00:00Z">
        <w:r>
          <w:rPr>
            <w:b/>
          </w:rPr>
          <w:t xml:space="preserve">Mouse, WASD or arrow keys: </w:t>
        </w:r>
        <w:r>
          <w:t xml:space="preserve">Move the cell cursor over the board in the build view.</w:t>
        </w:r>
      </w:ins>
    </w:p>
    <w:p>
      <w:pPr>
        <w:pStyle w:val="ListBullet"/>
        <w:numPr>
          <w:ilvl w:val="0"/>
          <w:numId w:val="10"/>
        </w:numPr>
      </w:pPr>
      <w:del w:id="9033" w:author="Claude" w:date="2026-10-30T00:00:00Z">
        <w:r>
          <w:rPr>
            <w:b/>
          </w:rPr>
          <w:delText xml:space="preserve">Q and E: </w:delText>
        </w:r>
        <w:r>
          <w:delText xml:space="preserve">Rotate the selected module in 90-degree steps during Build mode.</w:delText>
        </w:r>
      </w:del>
      <w:ins w:id="9034" w:author="Claude" w:date="2026-10-30T00:00:00Z">
        <w:r>
          <w:rPr>
            <w:b/>
          </w:rPr>
          <w:t xml:space="preserve">Left and right mouse buttons: </w:t>
        </w:r>
        <w:r>
          <w:t xml:space="preserve">Left places the selected tray module on the cursor cell (or collects the block there); right collects the block back into the tray. Fixed sources, receivers, barriers and bricks cannot be removed.</w:t>
        </w:r>
      </w:ins>
    </w:p>
    <w:p>
      <w:pPr>
        <w:pStyle w:val="ListBullet"/>
        <w:numPr>
          <w:ilvl w:val="0"/>
          <w:numId w:val="10"/>
        </w:numPr>
      </w:pPr>
      <w:del w:id="9035" w:author="Claude" w:date="2026-10-30T00:00:00Z">
        <w:r>
          <w:rPr>
            <w:b/>
          </w:rPr>
          <w:delText xml:space="preserve">Right mouse drag: </w:delText>
        </w:r>
        <w:r>
          <w:delText xml:space="preserve">Orbit the external camera around the workbench.</w:delText>
        </w:r>
      </w:del>
      <w:ins w:id="9036" w:author="Claude" w:date="2026-10-30T00:00:00Z">
        <w:r>
          <w:rPr>
            <w:b/>
          </w:rPr>
          <w:t xml:space="preserve">Q and E: </w:t>
        </w:r>
        <w:r>
          <w:t xml:space="preserve">Rotate the targeted module or the placement preview in 90-degree steps during Build mode.</w:t>
        </w:r>
      </w:ins>
    </w:p>
    <w:p>
      <w:pPr>
        <w:pStyle w:val="ListBullet"/>
        <w:numPr>
          <w:ilvl w:val="0"/>
          <w:numId w:val="10"/>
        </w:numPr>
      </w:pPr>
      <w:del w:id="9037" w:author="Claude" w:date="2026-10-30T00:00:00Z">
        <w:r>
          <w:rPr>
            <w:b/>
          </w:rPr>
          <w:delText xml:space="preserve">Mouse wheel and F: </w:delText>
        </w:r>
        <w:r>
          <w:delText xml:space="preserve">Zoom the camera; press F to focus on the selected unit.</w:delText>
        </w:r>
      </w:del>
      <w:ins w:id="9038" w:author="Claude" w:date="2026-10-30T00:00:00Z">
        <w:r>
          <w:rPr>
            <w:b/>
          </w:rPr>
          <w:t xml:space="preserve">Mouse wheel, 1-6, Z and X: </w:t>
        </w:r>
        <w:r>
          <w:t xml:space="preserve">Select a tray slot; Z and X adjust the targeted delay block by 0.25 seconds.</w:t>
        </w:r>
      </w:ins>
    </w:p>
    <w:p>
      <w:pPr>
        <w:pStyle w:val="ListBullet"/>
        <w:numPr>
          <w:ilvl w:val="0"/>
          <w:numId w:val="10"/>
        </w:numPr>
      </w:pPr>
      <w:del w:id="9039" w:author="Claude" w:date="2026-10-30T00:00:00Z">
        <w:r>
          <w:rPr>
            <w:b/>
          </w:rPr>
          <w:delText xml:space="preserve">Delete: </w:delText>
        </w:r>
        <w:r>
          <w:delText xml:space="preserve">Return a removable module to the tray. Fixed sources, tracks, and barriers cannot be removed.</w:delText>
        </w:r>
      </w:del>
      <w:ins w:id="9040" w:author="Claude" w:date="2026-10-30T00:00:00Z">
        <w:r>
          <w:rPr>
            <w:b/>
          </w:rPr>
          <w:t xml:space="preserve">Tab and [ / ]: </w:t>
        </w:r>
        <w:r>
          <w:t xml:space="preserve">Switch between the exercise boards; each board keeps its own layout and tray.</w:t>
        </w:r>
      </w:ins>
    </w:p>
    <w:p>
      <w:pPr>
        <w:pStyle w:val="ListBullet"/>
        <w:numPr>
          <w:ilvl w:val="0"/>
          <w:numId w:val="10"/>
        </w:numPr>
      </w:pPr>
      <w:r>
        <w:rPr>
          <w:b/>
        </w:rPr>
        <w:t xml:space="preserve">Space: </w:t>
      </w:r>
      <w:r>
        <w:t>Start, pause, or resume a run. Pausing permits inspection but does not enable editing.</w:t>
      </w:r>
    </w:p>
    <w:p>
      <w:pPr>
        <w:pStyle w:val="ListBullet"/>
        <w:numPr>
          <w:ilvl w:val="0"/>
          <w:numId w:val="10"/>
        </w:numPr>
      </w:pPr>
      <w:del w:id="9041" w:author="Claude" w:date="2026-10-30T00:00:00Z">
        <w:r>
          <w:rPr>
            <w:b/>
          </w:rPr>
          <w:delText xml:space="preserve">R and Esc: </w:delText>
        </w:r>
        <w:r>
          <w:delText xml:space="preserve">R stops and resets the attempt. Esc opens the pause menu.</w:delText>
        </w:r>
      </w:del>
      <w:ins w:id="9042" w:author="Claude" w:date="2026-10-30T00:00:00Z">
        <w:r>
          <w:rPr>
            <w:b/>
          </w:rPr>
          <w:t xml:space="preserve">R, H and Esc: </w:t>
        </w:r>
        <w:r>
          <w:t xml:space="preserve">R stops and resets the attempt and returns to the build view. H toggles the help panel. Esc opens the pause menu (P inside the editor).</w:t>
        </w:r>
      </w:ins>
    </w:p>
    <w:p>
      <w:pPr>
        <w:pStyle w:val="ListBullet"/>
        <w:numPr>
          <w:ilvl w:val="0"/>
          <w:numId w:val="10"/>
        </w:numPr>
        <w:rPr>
          <w:ins w:id="9043" w:author="Claude" w:date="2026-10-30T00:00:00Z"/>
        </w:rPr>
      </w:pPr>
      <w:ins w:id="9044" w:author="Claude" w:date="2026-10-30T00:00:00Z">
        <w:r>
          <w:rPr>
            <w:b/>
          </w:rPr>
          <w:t xml:space="preserve">Sandbox mode: </w:t>
        </w:r>
        <w:r>
          <w:t xml:space="preserve">A free first-person maker (WASD to walk, mouse to look, left mouse to place or collect, G to drop) with unlimited modules and selectable performer skins. Entered from the main menu; layouts are not saved.</w:t>
        </w:r>
      </w:ins>
    </w:p>
    <w:p>
      <w:pPr>
        <w:pStyle w:val="Heading2"/>
      </w:pPr>
      <w:r>
        <w:t>Valid and Invalid Interactions</w:t>
      </w:r>
    </w:p>
    <w:p>
      <w:pPr>
        <w:pStyle w:val="ListBullet"/>
        <w:numPr>
          <w:ilvl w:val="0"/>
          <w:numId w:val="10"/>
        </w:numPr>
      </w:pPr>
      <w:r>
        <w:rPr>
          <w:b/>
        </w:rPr>
        <w:t xml:space="preserve">Placement: </w:t>
      </w:r>
      <w:r>
        <w:t>A module must occupy an available cell inside the construction area. Invalid placement previews do not change the layout.</w:t>
      </w:r>
    </w:p>
    <w:p>
      <w:pPr>
        <w:pStyle w:val="ListBullet"/>
        <w:numPr>
          <w:ilvl w:val="0"/>
          <w:numId w:val="10"/>
        </w:numPr>
      </w:pPr>
      <w:r>
        <w:rPr>
          <w:b/>
        </w:rPr>
        <w:t xml:space="preserve">Mixing location: </w:t>
      </w:r>
      <w:r>
        <w:t>Pulses combine only inside a mixer. Beams crossing in empty space do not interact.</w:t>
      </w:r>
    </w:p>
    <w:p>
      <w:pPr>
        <w:pStyle w:val="ListBullet"/>
        <w:numPr>
          <w:ilvl w:val="0"/>
          <w:numId w:val="10"/>
        </w:numPr>
      </w:pPr>
      <w:r>
        <w:rPr>
          <w:b/>
        </w:rPr>
        <w:t xml:space="preserve">Mixer failure: </w:t>
      </w:r>
      <w:del w:id="9045" w:author="Claude" w:date="2026-10-30T00:00:00Z">
        <w:r>
          <w:delText xml:space="preserve">Matching-color or timed-out inputs are consumed. Display the cause, then clear the waiting state. N is generated by mixing and cannot be selected directly.</w:delText>
        </w:r>
      </w:del>
      <w:ins w:id="9046" w:author="Claude" w:date="2026-10-30T00:00:00Z">
        <w:r>
          <w:t xml:space="preserve">Inputs that share a primary (matching colors, anything with N, A + Y) or time out are consumed. Display the cause, then clear the waiting state. Mixed colors cannot be selected directly.</w:t>
        </w:r>
      </w:ins>
    </w:p>
    <w:p>
      <w:pPr>
        <w:pStyle w:val="ListBullet"/>
        <w:numPr>
          <w:ilvl w:val="0"/>
          <w:numId w:val="10"/>
        </w:numPr>
      </w:pPr>
      <w:r>
        <w:rPr>
          <w:b/>
        </w:rPr>
        <w:t xml:space="preserve">Occupied delay: </w:t>
      </w:r>
      <w:r>
        <w:t>Reject a new pulse while the delay block holds another signal; show an occupied indicator.</w:t>
      </w:r>
    </w:p>
    <w:p>
      <w:pPr>
        <w:pStyle w:val="ListBullet"/>
        <w:numPr>
          <w:ilvl w:val="0"/>
          <w:numId w:val="10"/>
        </w:numPr>
      </w:pPr>
      <w:r>
        <w:rPr>
          <w:b/>
        </w:rPr>
        <w:t xml:space="preserve">Simultaneous receiver inputs: </w:t>
      </w:r>
      <w:r>
        <w:t>Different colors arriving at the same logical time leave the current state unchanged and display a conflict.</w:t>
      </w:r>
    </w:p>
    <w:p>
      <w:pPr>
        <w:pStyle w:val="ListBullet"/>
        <w:numPr>
          <w:ilvl w:val="0"/>
          <w:numId w:val="10"/>
        </w:numPr>
        <w:rPr>
          <w:ins w:id="9047" w:author="Claude" w:date="2026-10-30T00:00:00Z"/>
        </w:rPr>
      </w:pPr>
      <w:ins w:id="9048" w:author="Claude" w:date="2026-10-30T00:00:00Z">
        <w:r>
          <w:rPr>
            <w:b/>
          </w:rPr>
          <w:t xml:space="preserve">Locks: </w:t>
        </w:r>
        <w:r>
          <w:t xml:space="preserve">A brick blocks pulses of other colors and shows a cross on the hit face. It opens at the end of the logical instant in which it breaks, so pulses arriving at that same time are still blocked, whatever order they are processed in.</w:t>
        </w:r>
      </w:ins>
    </w:p>
    <w:p>
      <w:pPr>
        <w:pStyle w:val="ListBullet"/>
        <w:numPr>
          <w:ilvl w:val="0"/>
          <w:numId w:val="10"/>
        </w:numPr>
      </w:pPr>
      <w:r>
        <w:rPr>
          <w:b/>
        </w:rPr>
        <w:t xml:space="preserve">Run limits: </w:t>
      </w:r>
      <w:del w:id="9049" w:author="Claude" w:date="2026-10-30T00:00:00Z">
        <w:r>
          <w:delText xml:space="preserve">End an incomplete attempt after 20 seconds. Cap active signals at 16 and module operations per signal at 64; terminate invalid cycles with feedback.</w:delText>
        </w:r>
      </w:del>
      <w:ins w:id="9050" w:author="Claude" w:date="2026-10-30T00:00:00Z">
        <w:r>
          <w:t xml:space="preserve">End an incomplete attempt after 20 seconds, or at once when the dancer runs into an unbroken glass pane. Cap active signals at 16 and module operations per signal at 64; terminate invalid cycles with feedback.</w:t>
        </w:r>
      </w:ins>
    </w:p>
    <w:p>
      <w:pPr>
        <w:pStyle w:val="Heading2"/>
      </w:pPr>
      <w:r>
        <w:t>Player Progression and Difficulty</w:t>
      </w:r>
    </w:p>
    <w:p>
      <w:pPr>
        <w:pStyle w:val="ListBullet"/>
        <w:numPr>
          <w:ilvl w:val="0"/>
          <w:numId w:val="10"/>
        </w:numPr>
      </w:pPr>
      <w:r>
        <w:rPr>
          <w:b/>
        </w:rPr>
        <w:t xml:space="preserve">Level 1: </w:t>
      </w:r>
      <w:del w:id="9051" w:author="Claude" w:date="2026-10-30T00:00:00Z">
        <w:r>
          <w:delText xml:space="preserve">Learn individual units, then color-driven motion, then synchronized mixing. Completed demonstrations remain available for review.</w:delText>
        </w:r>
      </w:del>
      <w:ins w:id="9052" w:author="Claude" w:date="2026-10-30T00:00:00Z">
        <w:r>
          <w:t xml:space="preserve">Learn individual units, then color-driven motion, then synchronized mixing, then color keys (a brick on the grid and a glass pane on the stage). Completed exercises remain available for review.</w:t>
        </w:r>
      </w:ins>
    </w:p>
    <w:p>
      <w:pPr>
        <w:pStyle w:val="ListBullet"/>
        <w:numPr>
          <w:ilvl w:val="0"/>
          <w:numId w:val="10"/>
        </w:numPr>
      </w:pPr>
      <w:r>
        <w:rPr>
          <w:b/>
        </w:rPr>
        <w:t xml:space="preserve">Level 2: </w:t>
      </w:r>
      <w:r>
        <w:t>Reuse the same toolkit to build a complete sequence. Introduce no new mechanic in the final puzzle.</w:t>
      </w:r>
    </w:p>
    <w:p>
      <w:pPr>
        <w:pStyle w:val="ListBullet"/>
        <w:numPr>
          <w:ilvl w:val="0"/>
          <w:numId w:val="10"/>
        </w:numPr>
      </w:pPr>
      <w:r>
        <w:rPr>
          <w:b/>
        </w:rPr>
        <w:t xml:space="preserve">Increasing complexity: </w:t>
      </w:r>
      <w:r>
        <w:t>Progress from one route to two timed inputs, then four routes affecting the same physical mechanism.</w:t>
      </w:r>
    </w:p>
    <w:p>
      <w:pPr>
        <w:pStyle w:val="ListBullet"/>
        <w:numPr>
          <w:ilvl w:val="0"/>
          <w:numId w:val="10"/>
        </w:numPr>
      </w:pPr>
      <w:r>
        <w:rPr>
          <w:b/>
        </w:rPr>
        <w:t xml:space="preserve">Abilities and resources: </w:t>
      </w:r>
      <w:r>
        <w:t>All essential abilities are taught in Level 1. Progress is knowledge-based; there are no character levels, experience points, upgrades, or spendable currency.</w:t>
      </w:r>
    </w:p>
    <w:p>
      <w:pPr>
        <w:pStyle w:val="ListBullet"/>
        <w:numPr>
          <w:ilvl w:val="0"/>
          <w:numId w:val="10"/>
        </w:numPr>
      </w:pPr>
      <w:r>
        <w:rPr>
          <w:b/>
        </w:rPr>
        <w:t xml:space="preserve">Challenge: </w:t>
      </w:r>
      <w:r>
        <w:t>Limited modules, port directions, obstacles, and arrival times constrain solutions. Failures do not consume resources.</w:t>
      </w:r>
    </w:p>
    <w:p>
      <w:pPr>
        <w:pStyle w:val="Heading2"/>
      </w:pPr>
      <w:r>
        <w:t>AI Behavior</w:t>
      </w:r>
    </w:p>
    <w:p>
      <w:pPr>
        <w:pStyle w:val="ListBullet"/>
        <w:numPr>
          <w:ilvl w:val="0"/>
          <w:numId w:val="10"/>
        </w:numPr>
      </w:pPr>
      <w:r>
        <w:rPr>
          <w:b/>
        </w:rPr>
        <w:t xml:space="preserve">Not required: </w:t>
      </w:r>
      <w:r>
        <w:t>No enemies, autonomous NPCs, attacks, or pathfinding. The mannequin is attached to the carriage and follows its physical movement.</w:t>
      </w:r>
    </w:p>
    <w:p>
      <w:pPr>
        <w:pStyle w:val="ListBullet"/>
        <w:numPr>
          <w:ilvl w:val="0"/>
          <w:numId w:val="10"/>
        </w:numPr>
      </w:pPr>
      <w:r>
        <w:rPr>
          <w:b/>
        </w:rPr>
        <w:t xml:space="preserve">Objective logic: </w:t>
      </w:r>
      <w:r>
        <w:t>Use events and trigger regions to check progress, without behavior trees or a separate character AI system.</w:t>
      </w:r>
    </w:p>
    <w:p>
      <w:pPr>
        <w:pStyle w:val="Heading1"/>
        <w:pageBreakBefore/>
      </w:pPr>
      <w:r>
        <w:t>3 Technical Requirements</w:t>
      </w:r>
    </w:p>
    <w:p>
      <w:pPr>
        <w:pStyle w:val="Heading2"/>
      </w:pPr>
      <w:r>
        <w:t>Unreal Engine 5 Features</w:t>
      </w:r>
    </w:p>
    <w:p>
      <w:pPr>
        <w:pStyle w:val="ListBullet"/>
        <w:numPr>
          <w:ilvl w:val="0"/>
          <w:numId w:val="10"/>
        </w:numPr>
      </w:pPr>
      <w:r>
        <w:rPr>
          <w:b/>
        </w:rPr>
        <w:t xml:space="preserve">Engine version: </w:t>
      </w:r>
      <w:r>
        <w:t>Use the version required by the course. Record it at project start and avoid mid-project upgrades.</w:t>
      </w:r>
    </w:p>
    <w:p>
      <w:pPr>
        <w:pStyle w:val="ListBullet"/>
        <w:numPr>
          <w:ilvl w:val="0"/>
          <w:numId w:val="10"/>
        </w:numPr>
      </w:pPr>
      <w:r>
        <w:rPr>
          <w:b/>
        </w:rPr>
        <w:t xml:space="preserve">C++: </w:t>
      </w:r>
      <w:r>
        <w:t>Implement interaction, placement validation, signal processing, physical states, reset, and win conditions.</w:t>
      </w:r>
    </w:p>
    <w:p>
      <w:pPr>
        <w:pStyle w:val="ListBullet"/>
        <w:numPr>
          <w:ilvl w:val="0"/>
          <w:numId w:val="10"/>
        </w:numPr>
      </w:pPr>
      <w:r>
        <w:rPr>
          <w:b/>
        </w:rPr>
        <w:t xml:space="preserve">Blueprints: </w:t>
      </w:r>
      <w:r>
        <w:t>Assign meshes, materials, sounds, widget layouts, and tuning values. Keep core puzzle rules in C++.</w:t>
      </w:r>
    </w:p>
    <w:p>
      <w:pPr>
        <w:pStyle w:val="ListBullet"/>
        <w:numPr>
          <w:ilvl w:val="0"/>
          <w:numId w:val="10"/>
        </w:numPr>
      </w:pPr>
      <w:r>
        <w:rPr>
          <w:b/>
        </w:rPr>
        <w:t xml:space="preserve">Enhanced Input and UMG: </w:t>
      </w:r>
      <w:r>
        <w:t>Map mouse and keyboard actions; display the tray, objectives, controls, and state feedback.</w:t>
      </w:r>
    </w:p>
    <w:p>
      <w:pPr>
        <w:pStyle w:val="ListBullet"/>
        <w:numPr>
          <w:ilvl w:val="0"/>
          <w:numId w:val="10"/>
        </w:numPr>
      </w:pPr>
      <w:r>
        <w:rPr>
          <w:b/>
        </w:rPr>
        <w:t xml:space="preserve">Chaos and Physics Constraints: </w:t>
      </w:r>
      <w:r>
        <w:t>Simulate carriage motion while locking two translation axes and all rotation.</w:t>
      </w:r>
    </w:p>
    <w:p>
      <w:pPr>
        <w:pStyle w:val="ListBullet"/>
        <w:numPr>
          <w:ilvl w:val="0"/>
          <w:numId w:val="10"/>
        </w:numPr>
      </w:pPr>
      <w:r>
        <w:rPr>
          <w:b/>
        </w:rPr>
        <w:t xml:space="preserve">Materials and lighting: </w:t>
      </w:r>
      <w:r>
        <w:t>Use dynamic material instances for color changes and simple fixed lighting. Niagara is optional for pulse presentation.</w:t>
      </w:r>
    </w:p>
    <w:p>
      <w:pPr>
        <w:pStyle w:val="Heading2"/>
      </w:pPr>
      <w:r>
        <w:t>C++ Functionality and Class Responsibilities</w:t>
      </w:r>
    </w:p>
    <w:p>
      <w:pPr>
        <w:pStyle w:val="ListBullet"/>
        <w:numPr>
          <w:ilvl w:val="0"/>
          <w:numId w:val="10"/>
        </w:numPr>
      </w:pPr>
      <w:del w:id="9053" w:author="Claude" w:date="2026-10-30T00:00:00Z">
        <w:r>
          <w:rPr>
            <w:b/>
          </w:rPr>
          <w:delText xml:space="preserve">AWorkshopPawn: </w:delText>
        </w:r>
        <w:r>
          <w:delText xml:space="preserve">Orbit, zoom, and focus the camera. A PlayerController performs cursor traces and sends selection or placement commands.</w:delText>
        </w:r>
      </w:del>
      <w:ins w:id="9054" w:author="Claude" w:date="2026-10-30T00:00:00Z">
        <w:r>
          <w:rPr>
            <w:b/>
          </w:rPr>
          <w:t xml:space="preserve">AHueBuilderPawn and AHueStageCamera: </w:t>
        </w:r>
        <w:r>
          <w:t xml:space="preserve">The top-down build camera, locked to the focused board with a grid cursor, and the side camera that follows the dancer during a run. AHueboxCharacter is the sandbox first-person pawn; both pawns share UHueBuildToolComponent for every placement rule.</w:t>
        </w:r>
      </w:ins>
    </w:p>
    <w:p>
      <w:pPr>
        <w:pStyle w:val="ListBullet"/>
        <w:numPr>
          <w:ilvl w:val="0"/>
          <w:numId w:val="10"/>
        </w:numPr>
      </w:pPr>
      <w:r>
        <w:rPr>
          <w:b/>
        </w:rPr>
        <w:t xml:space="preserve">APulseBlock: </w:t>
      </w:r>
      <w:r>
        <w:t>Common module base with cell position, orientation, input/output ports, highlighting, ReceivePulse, and ResetBlock.</w:t>
      </w:r>
    </w:p>
    <w:p>
      <w:pPr>
        <w:pStyle w:val="ListBullet"/>
        <w:numPr>
          <w:ilvl w:val="0"/>
          <w:numId w:val="10"/>
        </w:numPr>
      </w:pPr>
      <w:del w:id="9055" w:author="Claude" w:date="2026-10-30T00:00:00Z">
        <w:r>
          <w:rPr>
            <w:b/>
          </w:rPr>
          <w:delText xml:space="preserve">Module subclasses: </w:delText>
        </w:r>
        <w:r>
          <w:delText xml:space="preserve">Turn, ColorShift, Delay, and Mixer override pulse handling while inheriting placement and selection behavior.</w:delText>
        </w:r>
      </w:del>
      <w:ins w:id="9056" w:author="Claude" w:date="2026-10-30T00:00:00Z">
        <w:r>
          <w:rPr>
            <w:b/>
          </w:rPr>
          <w:t xml:space="preserve">Block subclasses: </w:t>
        </w:r>
        <w:r>
          <w:t xml:space="preserve">Turn, ColorShift, Delay and Mixer, plus the fixed Source, Receiver, Barrier and Brick, override pulse handling while inheriting placement and selection behavior.</w:t>
        </w:r>
      </w:ins>
    </w:p>
    <w:p>
      <w:pPr>
        <w:pStyle w:val="ListBullet"/>
        <w:numPr>
          <w:ilvl w:val="0"/>
          <w:numId w:val="10"/>
        </w:numPr>
      </w:pPr>
      <w:r>
        <w:rPr>
          <w:b/>
        </w:rPr>
        <w:t xml:space="preserve">UPulseSubsystem: </w:t>
      </w:r>
      <w:r>
        <w:t>Maintain pulse records and a timed event queue. Handle travel, delayed release, mixing windows, and processing limits.</w:t>
      </w:r>
    </w:p>
    <w:p>
      <w:pPr>
        <w:pStyle w:val="ListBullet"/>
        <w:numPr>
          <w:ilvl w:val="0"/>
          <w:numId w:val="10"/>
        </w:numPr>
      </w:pPr>
      <w:r>
        <w:rPr>
          <w:b/>
        </w:rPr>
        <w:t xml:space="preserve">AReactiveRig: </w:t>
      </w:r>
      <w:del w:id="9057" w:author="Claude" w:date="2026-10-30T00:00:00Z">
        <w:r>
          <w:delText xml:space="preserve">Own the receiver, fixed anchor, and carriage. Apply the current color response, cap speed, and restore initial physical state.</w:delText>
        </w:r>
      </w:del>
      <w:ins w:id="9058" w:author="Claude" w:date="2026-10-30T00:00:00Z">
        <w:r>
          <w:t xml:space="preserve">Own the anchor, the carriage and the stage glass panes. Apply the current color response, perform key-color moves, stop the carriage at an unbroken pane, cap speed, and restore the initial physical state. Its look comes from data-driven skins (UHuePerformerSkin).</w:t>
        </w:r>
      </w:ins>
    </w:p>
    <w:p>
      <w:pPr>
        <w:pStyle w:val="ListBullet"/>
        <w:numPr>
          <w:ilvl w:val="0"/>
          <w:numId w:val="10"/>
        </w:numPr>
      </w:pPr>
      <w:r>
        <w:rPr>
          <w:b/>
        </w:rPr>
        <w:t xml:space="preserve">AExhibitManager: </w:t>
      </w:r>
      <w:del w:id="9059" w:author="Claude" w:date="2026-10-30T00:00:00Z">
        <w:r>
          <w:delText xml:space="preserve">Manage Build, Run, Paused, and Complete states; track objective order and coordinate full reset.</w:delText>
        </w:r>
      </w:del>
      <w:ins w:id="9060" w:author="Claude" w:date="2026-10-30T00:00:00Z">
        <w:r>
          <w:t xml:space="preserve">Manage Build, Run, Paused, Ended and Complete states; track objective order, end failed attempts (time limit, glass pane) and coordinate full reset.</w:t>
        </w:r>
      </w:ins>
    </w:p>
    <w:p>
      <w:pPr>
        <w:pStyle w:val="Heading2"/>
      </w:pPr>
      <w:r>
        <w:t>Inheritance Polymorphism and Data</w:t>
      </w:r>
    </w:p>
    <w:p>
      <w:pPr>
        <w:pStyle w:val="ListBullet"/>
        <w:numPr>
          <w:ilvl w:val="0"/>
          <w:numId w:val="10"/>
        </w:numPr>
      </w:pPr>
      <w:r>
        <w:rPr>
          <w:b/>
        </w:rPr>
        <w:t xml:space="preserve">Shared call: </w:t>
      </w:r>
      <w:r>
        <w:t>The pulse system calls the base ReceivePulse interface; each subclass supplies its own behavior. New module types do not require rewriting the caller.</w:t>
      </w:r>
    </w:p>
    <w:p>
      <w:pPr>
        <w:pStyle w:val="ListBullet"/>
        <w:numPr>
          <w:ilvl w:val="0"/>
          <w:numId w:val="10"/>
        </w:numPr>
      </w:pPr>
      <w:r>
        <w:rPr>
          <w:b/>
        </w:rPr>
        <w:t xml:space="preserve">FPulseData: </w:t>
      </w:r>
      <w:r>
        <w:t>Store pulse ID, color enum, cell, direction, logical arrival time, and remaining operation count as value data.</w:t>
      </w:r>
    </w:p>
    <w:p>
      <w:pPr>
        <w:pStyle w:val="ListBullet"/>
        <w:numPr>
          <w:ilvl w:val="0"/>
          <w:numId w:val="10"/>
        </w:numPr>
      </w:pPr>
      <w:r>
        <w:rPr>
          <w:b/>
        </w:rPr>
        <w:t xml:space="preserve">Tuning: </w:t>
      </w:r>
      <w:r>
        <w:t>Expose travel speed, delay range, mixing tolerance, force, damping, and target width through editable properties or data assets.</w:t>
      </w:r>
    </w:p>
    <w:p>
      <w:pPr>
        <w:pStyle w:val="ListBullet"/>
        <w:numPr>
          <w:ilvl w:val="0"/>
          <w:numId w:val="10"/>
        </w:numPr>
      </w:pPr>
      <w:r>
        <w:rPr>
          <w:b/>
        </w:rPr>
        <w:t xml:space="preserve">Object references: </w:t>
      </w:r>
      <w:r>
        <w:t>Use UPROPERTY-marked TObjectPtr members for required object references. Use validity-checked TWeakObjectPtr references for temporary selections.</w:t>
      </w:r>
    </w:p>
    <w:p>
      <w:pPr>
        <w:pStyle w:val="ListBullet"/>
        <w:numPr>
          <w:ilvl w:val="0"/>
          <w:numId w:val="10"/>
        </w:numPr>
      </w:pPr>
      <w:r>
        <w:rPr>
          <w:b/>
        </w:rPr>
        <w:t xml:space="preserve">Lifecycle: </w:t>
      </w:r>
      <w:r>
        <w:t>Cancel pending events when stopping or unloading a level. Avoid callbacks that can reach removed actors or affect the next attempt.</w:t>
      </w:r>
    </w:p>
    <w:p>
      <w:pPr>
        <w:pStyle w:val="Heading1"/>
        <w:pageBreakBefore/>
      </w:pPr>
      <w:r>
        <w:t>3 Technical Requirements Continued</w:t>
      </w:r>
    </w:p>
    <w:p>
      <w:pPr>
        <w:pStyle w:val="Heading2"/>
      </w:pPr>
      <w:r>
        <w:t>Simulation and Reset Behavior</w:t>
      </w:r>
    </w:p>
    <w:p>
      <w:pPr>
        <w:pStyle w:val="ListBullet"/>
        <w:numPr>
          <w:ilvl w:val="0"/>
          <w:numId w:val="10"/>
        </w:numPr>
      </w:pPr>
      <w:r>
        <w:rPr>
          <w:b/>
        </w:rPr>
        <w:t xml:space="preserve">Grid logic: </w:t>
      </w:r>
      <w:r>
        <w:t>Advance a signal by 0.25 seconds per cell. Queue events by logical time and group simultaneous arrivals before checking conflicts.</w:t>
      </w:r>
    </w:p>
    <w:p>
      <w:pPr>
        <w:pStyle w:val="ListBullet"/>
        <w:numPr>
          <w:ilvl w:val="0"/>
          <w:numId w:val="10"/>
        </w:numPr>
      </w:pPr>
      <w:r>
        <w:rPr>
          <w:b/>
        </w:rPr>
        <w:t xml:space="preserve">Visible pulses: </w:t>
      </w:r>
      <w:r>
        <w:t>Interpolate pulse graphics on the same timeline. Visual effects do not determine whether a logical hit occurred.</w:t>
      </w:r>
    </w:p>
    <w:p>
      <w:pPr>
        <w:pStyle w:val="ListBullet"/>
        <w:numPr>
          <w:ilvl w:val="0"/>
          <w:numId w:val="10"/>
        </w:numPr>
      </w:pPr>
      <w:r>
        <w:rPr>
          <w:b/>
        </w:rPr>
        <w:t xml:space="preserve">Force model: </w:t>
      </w:r>
      <w:r>
        <w:t>Apply capped attraction or repulsion along the track to the fixed pair. N removes this force and increases damping.</w:t>
      </w:r>
    </w:p>
    <w:p>
      <w:pPr>
        <w:pStyle w:val="ListBullet"/>
        <w:numPr>
          <w:ilvl w:val="0"/>
          <w:numId w:val="10"/>
        </w:numPr>
      </w:pPr>
      <w:r>
        <w:rPr>
          <w:b/>
        </w:rPr>
        <w:t xml:space="preserve">Repeatability: </w:t>
      </w:r>
      <w:r>
        <w:t>Evaluate motion across different frame rates. Use a broad target zone and explicit speed tolerance; do not require identical trajectories on every machine.</w:t>
      </w:r>
    </w:p>
    <w:p>
      <w:pPr>
        <w:pStyle w:val="ListBullet"/>
        <w:numPr>
          <w:ilvl w:val="0"/>
          <w:numId w:val="10"/>
        </w:numPr>
      </w:pPr>
      <w:r>
        <w:rPr>
          <w:b/>
        </w:rPr>
        <w:t xml:space="preserve">Reset: </w:t>
      </w:r>
      <w:r>
        <w:t>Clear pulses, delay/mixer buffers, queued events, and goal flags. Restore carriage transform, velocity, color, and run time while keeping the player’s layout.</w:t>
      </w:r>
    </w:p>
    <w:p>
      <w:pPr>
        <w:pStyle w:val="Heading2"/>
      </w:pPr>
      <w:r>
        <w:t>Assets and External Tools</w:t>
      </w:r>
    </w:p>
    <w:p>
      <w:pPr>
        <w:pStyle w:val="ListBullet"/>
        <w:numPr>
          <w:ilvl w:val="0"/>
          <w:numId w:val="10"/>
        </w:numPr>
      </w:pPr>
      <w:r>
        <w:rPr>
          <w:b/>
        </w:rPr>
        <w:t xml:space="preserve">Premade character: </w:t>
      </w:r>
      <w:del w:id="9061" w:author="Claude" w:date="2026-10-30T00:00:00Z">
        <w:r>
          <w:delText xml:space="preserve">Use one Unreal template mannequin or robot available in the course version, attached to the carriage in one static pose.</w:delText>
        </w:r>
      </w:del>
      <w:ins w:id="9062" w:author="Claude" w:date="2026-10-30T00:00:00Z">
        <w:r>
          <w:t xml:space="preserve">The Unreal template mannequin, rendered as a black paper-cut silhouette (dancer and partner) in front of a backlit paper screen, with template animations: jog, idle, one strike for key moves and one backward fall.</w:t>
        </w:r>
      </w:ins>
    </w:p>
    <w:p>
      <w:pPr>
        <w:pStyle w:val="ListBullet"/>
        <w:numPr>
          <w:ilvl w:val="0"/>
          <w:numId w:val="10"/>
        </w:numPr>
      </w:pPr>
      <w:r>
        <w:rPr>
          <w:b/>
        </w:rPr>
        <w:t xml:space="preserve">Custom environment: </w:t>
      </w:r>
      <w:r>
        <w:t>Build a reusable box, track, barriers, and six unit types from simple geometry. Reuse these assets across both levels.</w:t>
      </w:r>
    </w:p>
    <w:p>
      <w:pPr>
        <w:pStyle w:val="ListBullet"/>
        <w:numPr>
          <w:ilvl w:val="0"/>
          <w:numId w:val="10"/>
        </w:numPr>
      </w:pPr>
      <w:r>
        <w:rPr>
          <w:b/>
        </w:rPr>
        <w:t xml:space="preserve">Textures and materials: </w:t>
      </w:r>
      <w:r>
        <w:t>Use simple wood, paper, matte metal, and colored materials. Budget roughly six base materials; avoid a large texture pipeline.</w:t>
      </w:r>
    </w:p>
    <w:p>
      <w:pPr>
        <w:pStyle w:val="ListBullet"/>
        <w:numPr>
          <w:ilvl w:val="0"/>
          <w:numId w:val="10"/>
        </w:numPr>
      </w:pPr>
      <w:r>
        <w:rPr>
          <w:b/>
        </w:rPr>
        <w:t xml:space="preserve">Custom UI assets: </w:t>
      </w:r>
      <w:r>
        <w:t>Create arrows, A/B/N labels, timing indicators, target pictures, and error symbols using simple shapes.</w:t>
      </w:r>
    </w:p>
    <w:p>
      <w:pPr>
        <w:pStyle w:val="ListBullet"/>
        <w:numPr>
          <w:ilvl w:val="0"/>
          <w:numId w:val="10"/>
        </w:numPr>
      </w:pPr>
      <w:r>
        <w:rPr>
          <w:b/>
        </w:rPr>
        <w:t xml:space="preserve">Audio assets: </w:t>
      </w:r>
      <w:r>
        <w:t>Record or synthesize approximately 6-8 short effects. Use an optional instrumental loop; retain source and license information for external assets.</w:t>
      </w:r>
    </w:p>
    <w:p>
      <w:pPr>
        <w:pStyle w:val="ListBullet"/>
        <w:numPr>
          <w:ilvl w:val="0"/>
          <w:numId w:val="10"/>
        </w:numPr>
      </w:pPr>
      <w:r>
        <w:rPr>
          <w:b/>
        </w:rPr>
        <w:t xml:space="preserve">Tools: </w:t>
      </w:r>
      <w:r>
        <w:t>Unreal Editor and a course-supported C++ IDE; Blender only for necessary mesh edits; Audacity for audio; Git for version control.</w:t>
      </w:r>
    </w:p>
    <w:p>
      <w:pPr>
        <w:pStyle w:val="Heading2"/>
      </w:pPr>
      <w:r>
        <w:t>Target Platform and Hardware</w:t>
      </w:r>
    </w:p>
    <w:p>
      <w:pPr>
        <w:pStyle w:val="ListBullet"/>
        <w:numPr>
          <w:ilvl w:val="0"/>
          <w:numId w:val="10"/>
        </w:numPr>
      </w:pPr>
      <w:r>
        <w:rPr>
          <w:b/>
        </w:rPr>
        <w:t xml:space="preserve">Supported platform: </w:t>
      </w:r>
      <w:r>
        <w:t>Windows 11, 64-bit desktop or laptop, with keyboard and mouse. Console, mobile, VR, and controller support are outside the required build.</w:t>
      </w:r>
    </w:p>
    <w:p>
      <w:pPr>
        <w:pStyle w:val="ListBullet"/>
        <w:numPr>
          <w:ilvl w:val="0"/>
          <w:numId w:val="10"/>
        </w:numPr>
      </w:pPr>
      <w:r>
        <w:rPr>
          <w:b/>
        </w:rPr>
        <w:t xml:space="preserve">Provisional minimum target: </w:t>
      </w:r>
      <w:r>
        <w:t>Quad-core CPU, 16 GB RAM, a DirectX 12-capable discrete GPU with about 4 GB VRAM, and 5 GB free storage. Validate on a comparable machine before claiming a confirmed minimum.</w:t>
      </w:r>
    </w:p>
    <w:p>
      <w:pPr>
        <w:pStyle w:val="ListBullet"/>
        <w:numPr>
          <w:ilvl w:val="0"/>
          <w:numId w:val="10"/>
        </w:numPr>
      </w:pPr>
      <w:r>
        <w:rPr>
          <w:b/>
        </w:rPr>
        <w:t xml:space="preserve">Performance target: </w:t>
      </w:r>
      <w:r>
        <w:t>Aim for 1080p at 60 FPS on medium settings. Record actual test hardware and frame-time results in the final build notes.</w:t>
      </w:r>
    </w:p>
    <w:p>
      <w:pPr>
        <w:pStyle w:val="ListBullet"/>
        <w:numPr>
          <w:ilvl w:val="0"/>
          <w:numId w:val="10"/>
        </w:numPr>
      </w:pPr>
      <w:r>
        <w:rPr>
          <w:b/>
        </w:rPr>
        <w:t xml:space="preserve">Rendering budget: </w:t>
      </w:r>
      <w:r>
        <w:t>No hardware ray tracing requirement. Do not depend on Nanite, Lumen, a full workshop scene, or many dynamic lights.</w:t>
      </w:r>
    </w:p>
    <w:p>
      <w:pPr>
        <w:pStyle w:val="ListBullet"/>
        <w:numPr>
          <w:ilvl w:val="0"/>
          <w:numId w:val="10"/>
        </w:numPr>
      </w:pPr>
      <w:r>
        <w:rPr>
          <w:b/>
        </w:rPr>
        <w:t xml:space="preserve">Delivery: </w:t>
      </w:r>
      <w:r>
        <w:t>Package a standalone Windows build. Test outside the editor, include a short control guide, and export this GDD as a PDF for the class portal.</w:t>
      </w:r>
    </w:p>
    <w:p>
      <w:pPr>
        <w:pStyle w:val="Heading1"/>
        <w:pageBreakBefore/>
      </w:pPr>
      <w:r>
        <w:t>4 Level Design and World Structure</w:t>
      </w:r>
    </w:p>
    <w:p>
      <w:pPr>
        <w:pStyle w:val="Heading2"/>
      </w:pPr>
      <w:r>
        <w:t>World Layout and Environmental Features</w:t>
      </w:r>
    </w:p>
    <w:p>
      <w:pPr>
        <w:pStyle w:val="ListBullet"/>
        <w:numPr>
          <w:ilvl w:val="0"/>
          <w:numId w:val="10"/>
        </w:numPr>
      </w:pPr>
      <w:r>
        <w:rPr>
          <w:b/>
        </w:rPr>
        <w:t xml:space="preserve">Overall structure: </w:t>
      </w:r>
      <w:r>
        <w:t>Two selectable workbench scenes: a prototype table followed by an exhibition box. No overworld, corridors, or character traversal.</w:t>
      </w:r>
    </w:p>
    <w:p>
      <w:pPr>
        <w:pStyle w:val="ListBullet"/>
        <w:numPr>
          <w:ilvl w:val="0"/>
          <w:numId w:val="10"/>
        </w:numPr>
      </w:pPr>
      <w:r>
        <w:rPr>
          <w:b/>
        </w:rPr>
        <w:t xml:space="preserve">Camera: </w:t>
      </w:r>
      <w:del w:id="9063" w:author="Claude" w:date="2026-10-30T00:00:00Z">
        <w:r>
          <w:delText xml:space="preserve">Elevated three-quarter view with orbit and zoom limits. Keep the grid, receivers, and target markings visible.</w:delText>
        </w:r>
      </w:del>
      <w:ins w:id="9064" w:author="Claude" w:date="2026-10-30T00:00:00Z">
        <w:r>
          <w:t xml:space="preserve">Dual view. A top-down build view locked to the board’s grid; during a run, a side view of the stage that follows the dancer, with a corner map of the grid and its pulses. The stage stands directly behind the grid.</w:t>
        </w:r>
      </w:ins>
    </w:p>
    <w:p>
      <w:pPr>
        <w:pStyle w:val="ListBullet"/>
        <w:numPr>
          <w:ilvl w:val="0"/>
          <w:numId w:val="10"/>
        </w:numPr>
      </w:pPr>
      <w:r>
        <w:rPr>
          <w:b/>
        </w:rPr>
        <w:t xml:space="preserve">Shared geometry: </w:t>
      </w:r>
      <w:r>
        <w:t>Box walls frame the scene; barriers shape routes; a track constrains the carriage; low-bounce end stops prevent escape.</w:t>
      </w:r>
    </w:p>
    <w:p>
      <w:pPr>
        <w:pStyle w:val="ListBullet"/>
        <w:numPr>
          <w:ilvl w:val="0"/>
          <w:numId w:val="10"/>
        </w:numPr>
      </w:pPr>
      <w:r>
        <w:rPr>
          <w:b/>
        </w:rPr>
        <w:t xml:space="preserve">Hazards: </w:t>
      </w:r>
      <w:del w:id="9065" w:author="Claude" w:date="2026-10-30T00:00:00Z">
        <w:r>
          <w:delText xml:space="preserve">Blocked signals, invalid ports, and mistimed pulses cause failed attempts. No combat, falling death, damage, or precision platforming.</w:delText>
        </w:r>
      </w:del>
      <w:ins w:id="9066" w:author="Claude" w:date="2026-10-30T00:00:00Z">
        <w:r>
          <w:t xml:space="preserve">Blocked signals, invalid ports, and mistimed pulses cause failed attempts; running into an unbroken glass pane ends one at once. No combat, damage, or precision platforming.</w:t>
        </w:r>
      </w:ins>
    </w:p>
    <w:p>
      <w:pPr>
        <w:pStyle w:val="Heading2"/>
      </w:pPr>
      <w:r>
        <w:t>Level 1 Prototype Table</w:t>
      </w:r>
    </w:p>
    <w:p>
      <w:pPr>
        <w:pStyle w:val="ListBullet"/>
        <w:numPr>
          <w:ilvl w:val="0"/>
          <w:numId w:val="10"/>
        </w:numPr>
      </w:pPr>
      <w:r>
        <w:rPr>
          <w:b/>
        </w:rPr>
        <w:t xml:space="preserve">Layout: </w:t>
      </w:r>
      <w:del w:id="9067" w:author="Claude" w:date="2026-10-30T00:00:00Z">
        <w:r>
          <w:delText xml:space="preserve">Three adjacent exercise areas, approximately 6 by 6 cells each. Click labels to focus the camera; unused modules remain visible as read-only examples.</w:delText>
        </w:r>
      </w:del>
      <w:ins w:id="9068" w:author="Claude" w:date="2026-10-30T00:00:00Z">
        <w:r>
          <w:t xml:space="preserve">Four adjacent exercise boards of 6 by 6 cells, each with its own tray and stage. Tab switches boards; completed boards stay available for review.</w:t>
        </w:r>
      </w:ins>
    </w:p>
    <w:p>
      <w:pPr>
        <w:pStyle w:val="ListBullet"/>
        <w:numPr>
          <w:ilvl w:val="0"/>
          <w:numId w:val="10"/>
        </w:numPr>
      </w:pPr>
      <w:r>
        <w:rPr>
          <w:b/>
        </w:rPr>
        <w:t xml:space="preserve">Goal: </w:t>
      </w:r>
      <w:del w:id="9069" w:author="Claude" w:date="2026-10-30T00:00:00Z">
        <w:r>
          <w:delText xml:space="preserve">Learn each unit individually, then understand combinations of two or three units. Expected duration: 6-10 minutes.</w:delText>
        </w:r>
      </w:del>
      <w:ins w:id="9070" w:author="Claude" w:date="2026-10-30T00:00:00Z">
        <w:r>
          <w:t xml:space="preserve">Learn each unit individually, then understand combinations of two or three units. Expected duration: 8-12 minutes.</w:t>
        </w:r>
      </w:ins>
    </w:p>
    <w:p>
      <w:pPr>
        <w:pStyle w:val="Heading2"/>
      </w:pPr>
      <w:r>
        <w:t>Exercise One Route a Signal</w:t>
      </w:r>
    </w:p>
    <w:p>
      <w:pPr>
        <w:pStyle w:val="ListBullet"/>
        <w:numPr>
          <w:ilvl w:val="0"/>
          <w:numId w:val="10"/>
        </w:numPr>
      </w:pPr>
      <w:r>
        <w:rPr>
          <w:b/>
        </w:rPr>
        <w:t xml:space="preserve">Initial state: </w:t>
      </w:r>
      <w:r>
        <w:t>Source faces right; receiver is above and to its right; a barrier blocks the forward route. Provide two turn blocks and one color-shift block.</w:t>
      </w:r>
    </w:p>
    <w:p>
      <w:pPr>
        <w:pStyle w:val="ListBullet"/>
        <w:numPr>
          <w:ilvl w:val="0"/>
          <w:numId w:val="10"/>
        </w:numPr>
      </w:pPr>
      <w:r>
        <w:rPr>
          <w:b/>
        </w:rPr>
        <w:t xml:space="preserve">Action: </w:t>
      </w:r>
      <w:r>
        <w:t>Inspect the modules, route upward and then right around the barrier, and convert the pulse from B to A.</w:t>
      </w:r>
    </w:p>
    <w:p>
      <w:pPr>
        <w:pStyle w:val="ListBullet"/>
        <w:numPr>
          <w:ilvl w:val="0"/>
          <w:numId w:val="10"/>
        </w:numPr>
      </w:pPr>
      <w:r>
        <w:rPr>
          <w:b/>
        </w:rPr>
        <w:t xml:space="preserve">Result: </w:t>
      </w:r>
      <w:r>
        <w:t>The receiver becomes A and the carriage moves away from its anchor. Wrong-face hits display a cross on the blocked port.</w:t>
      </w:r>
    </w:p>
    <w:p>
      <w:pPr>
        <w:pStyle w:val="Heading2"/>
      </w:pPr>
      <w:r>
        <w:t>Exercise Two Change Motion</w:t>
      </w:r>
    </w:p>
    <w:p>
      <w:pPr>
        <w:pStyle w:val="ListBullet"/>
        <w:numPr>
          <w:ilvl w:val="0"/>
          <w:numId w:val="10"/>
        </w:numPr>
      </w:pPr>
      <w:r>
        <w:rPr>
          <w:b/>
        </w:rPr>
        <w:t xml:space="preserve">Initial state: </w:t>
      </w:r>
      <w:r>
        <w:t>Two routes are prepared: a color-shift route and a delayed B route. Both affect the same carriage.</w:t>
      </w:r>
    </w:p>
    <w:p>
      <w:pPr>
        <w:pStyle w:val="ListBullet"/>
        <w:numPr>
          <w:ilvl w:val="0"/>
          <w:numId w:val="10"/>
        </w:numPr>
      </w:pPr>
      <w:r>
        <w:rPr>
          <w:b/>
        </w:rPr>
        <w:t xml:space="preserve">Action: </w:t>
      </w:r>
      <w:r>
        <w:t>Test each route separately, then run both and adjust the second pulse’s arrival.</w:t>
      </w:r>
    </w:p>
    <w:p>
      <w:pPr>
        <w:pStyle w:val="ListBullet"/>
        <w:numPr>
          <w:ilvl w:val="0"/>
          <w:numId w:val="10"/>
        </w:numPr>
      </w:pPr>
      <w:r>
        <w:rPr>
          <w:b/>
        </w:rPr>
        <w:t xml:space="preserve">Result: </w:t>
      </w:r>
      <w:r>
        <w:t>Repulsion starts outward movement; later attraction slows and reverses it. A velocity arrow demonstrates that reversal is not instantaneous.</w:t>
      </w:r>
    </w:p>
    <w:p>
      <w:pPr>
        <w:pStyle w:val="Heading2"/>
      </w:pPr>
      <w:r>
        <w:t>Exercise Three Synthesize a Stop</w:t>
      </w:r>
    </w:p>
    <w:p>
      <w:pPr>
        <w:pStyle w:val="ListBullet"/>
        <w:numPr>
          <w:ilvl w:val="0"/>
          <w:numId w:val="10"/>
        </w:numPr>
      </w:pPr>
      <w:r>
        <w:rPr>
          <w:b/>
        </w:rPr>
        <w:t xml:space="preserve">Initial state: </w:t>
      </w:r>
      <w:r>
        <w:t>A preset branch starts the carriage. Two additional routes carry A and B toward a mixer, with one route longer.</w:t>
      </w:r>
    </w:p>
    <w:p>
      <w:pPr>
        <w:pStyle w:val="ListBullet"/>
        <w:numPr>
          <w:ilvl w:val="0"/>
          <w:numId w:val="10"/>
        </w:numPr>
      </w:pPr>
      <w:r>
        <w:rPr>
          <w:b/>
        </w:rPr>
        <w:t xml:space="preserve">Action: </w:t>
      </w:r>
      <w:r>
        <w:t>Add and tune a delay so the inputs arrive within the mixing window. Observe waiting and timeout feedback.</w:t>
      </w:r>
    </w:p>
    <w:p>
      <w:pPr>
        <w:pStyle w:val="ListBullet"/>
        <w:numPr>
          <w:ilvl w:val="0"/>
          <w:numId w:val="10"/>
        </w:numPr>
      </w:pPr>
      <w:r>
        <w:rPr>
          <w:b/>
        </w:rPr>
        <w:t xml:space="preserve">Result: </w:t>
      </w:r>
      <w:r>
        <w:t>The mixer outputs N; the carriage brakes into a generous practice zone. Arrival-time labels identify which route needs adjustment.</w:t>
      </w:r>
    </w:p>
    <w:p>
      <w:pPr>
        <w:pStyle w:val="Heading2"/>
        <w:rPr>
          <w:ins w:id="9071" w:author="Claude" w:date="2026-10-30T00:00:00Z"/>
        </w:rPr>
      </w:pPr>
      <w:ins w:id="9072" w:author="Claude" w:date="2026-10-30T00:00:00Z">
        <w:r>
          <w:t xml:space="preserve">Exercise Four Colour Key</w:t>
        </w:r>
      </w:ins>
    </w:p>
    <w:p>
      <w:pPr>
        <w:pStyle w:val="ListBullet"/>
        <w:numPr>
          <w:ilvl w:val="0"/>
          <w:numId w:val="10"/>
        </w:numPr>
        <w:rPr>
          <w:ins w:id="9073" w:author="Claude" w:date="2026-10-30T00:00:00Z"/>
        </w:rPr>
      </w:pPr>
      <w:ins w:id="9074" w:author="Claude" w:date="2026-10-30T00:00:00Z">
        <w:r>
          <w:rPr>
            <w:b/>
          </w:rPr>
          <w:t xml:space="preserve">Initial state: </w:t>
        </w:r>
        <w:r>
          <w:t xml:space="preserve">A blue brick (BRICK B) blocks the push route and a spare B source runs past it. An A and a G source face each other on another row. A yellow glass pane stands on the track with its strike zone in front of it. Provide one turn, one mixer and one delay.</w:t>
        </w:r>
      </w:ins>
    </w:p>
    <w:p>
      <w:pPr>
        <w:pStyle w:val="ListBullet"/>
        <w:numPr>
          <w:ilvl w:val="0"/>
          <w:numId w:val="10"/>
        </w:numPr>
        <w:rPr>
          <w:ins w:id="9075" w:author="Claude" w:date="2026-10-30T00:00:00Z"/>
        </w:rPr>
      </w:pPr>
      <w:ins w:id="9076" w:author="Claude" w:date="2026-10-30T00:00:00Z">
        <w:r>
          <w:rPr>
            <w:b/>
          </w:rPr>
          <w:t xml:space="preserve">Action: </w:t>
        </w:r>
        <w:r>
          <w:t xml:space="preserve">Turn the spare B into the brick to open the way, mix A + G into Y where the two pulses meet, and delay the Y until the dancer runs through the strike zone.</w:t>
        </w:r>
      </w:ins>
    </w:p>
    <w:p>
      <w:pPr>
        <w:pStyle w:val="ListBullet"/>
        <w:numPr>
          <w:ilvl w:val="0"/>
          <w:numId w:val="10"/>
        </w:numPr>
        <w:rPr>
          <w:ins w:id="9077" w:author="Claude" w:date="2026-10-30T00:00:00Z"/>
        </w:rPr>
      </w:pPr>
      <w:ins w:id="9078" w:author="Claude" w:date="2026-10-30T00:00:00Z">
        <w:r>
          <w:rPr>
            <w:b/>
          </w:rPr>
          <w:t xml:space="preserve">Result: </w:t>
        </w:r>
        <w:r>
          <w:t xml:space="preserve">The dancer strikes and the glass shatters; she runs on. Too early she misses; too late, or not at all, she runs into the pane and falls, and the attempt ends at once. A mark on the track shows where each strike happened. Delays of 2.25-2.75 seconds work.</w:t>
        </w:r>
      </w:ins>
    </w:p>
    <w:p>
      <w:pPr>
        <w:pStyle w:val="Heading2"/>
      </w:pPr>
      <w:r>
        <w:t>Flow and Pacing</w:t>
      </w:r>
    </w:p>
    <w:p>
      <w:pPr>
        <w:pStyle w:val="ListBullet"/>
        <w:numPr>
          <w:ilvl w:val="0"/>
          <w:numId w:val="10"/>
        </w:numPr>
      </w:pPr>
      <w:r>
        <w:rPr>
          <w:b/>
        </w:rPr>
        <w:t xml:space="preserve">Teaching order: </w:t>
      </w:r>
      <w:r>
        <w:t>Orientation first, color response second, timing third. Complete one exercise to highlight the next; keep prior examples accessible.</w:t>
      </w:r>
    </w:p>
    <w:p>
      <w:pPr>
        <w:pStyle w:val="ListBullet"/>
        <w:numPr>
          <w:ilvl w:val="0"/>
          <w:numId w:val="10"/>
        </w:numPr>
      </w:pPr>
      <w:r>
        <w:rPr>
          <w:b/>
        </w:rPr>
        <w:t xml:space="preserve">Exit condition: </w:t>
      </w:r>
      <w:r>
        <w:t>The player can distinguish shifting, delay, and mixing and reproduce a short move-reverse-stop combination. Repetition has no penalty.</w:t>
      </w:r>
    </w:p>
    <w:p>
      <w:pPr>
        <w:pStyle w:val="Heading1"/>
        <w:pageBreakBefore/>
      </w:pPr>
      <w:r>
        <w:t>4 Level Design Continued</w:t>
      </w:r>
    </w:p>
    <w:p>
      <w:pPr>
        <w:pStyle w:val="Heading2"/>
      </w:pPr>
      <w:r>
        <w:t>Level 2 Exhibition Box</w:t>
      </w:r>
    </w:p>
    <w:p>
      <w:pPr>
        <w:pStyle w:val="ListBullet"/>
        <w:numPr>
          <w:ilvl w:val="0"/>
          <w:numId w:val="10"/>
        </w:numPr>
      </w:pPr>
      <w:r>
        <w:rPr>
          <w:b/>
        </w:rPr>
        <w:t xml:space="preserve">Performance brief: </w:t>
      </w:r>
      <w:del w:id="9079" w:author="Claude" w:date="2026-10-30T00:00:00Z">
        <w:r>
          <w:delText xml:space="preserve">A figure leaves the left side, passes a far marker, returns, and stops in the central display area. The apparatus must run after one activation.</w:delText>
        </w:r>
      </w:del>
      <w:ins w:id="9080" w:author="Claude" w:date="2026-10-30T00:00:00Z">
        <w:r>
          <w:t xml:space="preserve">A figure leaves the left side, passes a far marker, returns, and stops in the central display area. It also uses the color keys taught in Level 1 (a yellow glass pane, optionally a brick); their placement is decided in the Level 2 design. The apparatus must run after one activation.</w:t>
        </w:r>
      </w:ins>
    </w:p>
    <w:p>
      <w:pPr>
        <w:pStyle w:val="ListBullet"/>
        <w:numPr>
          <w:ilvl w:val="0"/>
          <w:numId w:val="10"/>
        </w:numPr>
      </w:pPr>
      <w:r>
        <w:rPr>
          <w:b/>
        </w:rPr>
        <w:t xml:space="preserve">Layout: </w:t>
      </w:r>
      <w:r>
        <w:t>An 8 by 8 routing grid sits behind a separate foreground track. Fixed barriers constrain routes; the receiver allows three incoming directions.</w:t>
      </w:r>
    </w:p>
    <w:p>
      <w:pPr>
        <w:pStyle w:val="ListBullet"/>
        <w:numPr>
          <w:ilvl w:val="0"/>
          <w:numId w:val="10"/>
        </w:numPr>
      </w:pPr>
      <w:r>
        <w:rPr>
          <w:b/>
        </w:rPr>
        <w:t xml:space="preserve">Fixed elements: </w:t>
      </w:r>
      <w:r>
        <w:t>One source base with four B outputs, one receiver, one track, one A anchor at the left end, and the mannequin carriage.</w:t>
      </w:r>
    </w:p>
    <w:p>
      <w:pPr>
        <w:pStyle w:val="ListBullet"/>
        <w:numPr>
          <w:ilvl w:val="0"/>
          <w:numId w:val="10"/>
        </w:numPr>
      </w:pPr>
      <w:r>
        <w:rPr>
          <w:b/>
        </w:rPr>
        <w:t xml:space="preserve">Available modules: </w:t>
      </w:r>
      <w:r>
        <w:t>Up to 12 turn blocks, two color-shift blocks, three delay blocks, and one mixer; 18 placeable modules total.</w:t>
      </w:r>
    </w:p>
    <w:p>
      <w:pPr>
        <w:pStyle w:val="ListBullet"/>
        <w:numPr>
          <w:ilvl w:val="0"/>
          <w:numId w:val="10"/>
        </w:numPr>
      </w:pPr>
      <w:r>
        <w:rPr>
          <w:b/>
        </w:rPr>
        <w:t xml:space="preserve">Creative space: </w:t>
      </w:r>
      <w:r>
        <w:t>The required outcome is specified, but routing and timing are arranged by the player. Do not show a cell-by-cell installation guide.</w:t>
      </w:r>
    </w:p>
    <w:p>
      <w:pPr>
        <w:pStyle w:val="Heading2"/>
      </w:pPr>
      <w:r>
        <w:t>Baseline Solution for Graybox Validation</w:t>
      </w:r>
    </w:p>
    <w:p>
      <w:pPr>
        <w:pStyle w:val="ListBullet"/>
        <w:numPr>
          <w:ilvl w:val="0"/>
          <w:numId w:val="10"/>
        </w:numPr>
      </w:pPr>
      <w:r>
        <w:rPr>
          <w:b/>
        </w:rPr>
        <w:t xml:space="preserve">Departure branch: </w:t>
      </w:r>
      <w:r>
        <w:t>Convert the first B pulse to A. Make it arrive first so the carriage moves outward through the far checkpoint.</w:t>
      </w:r>
    </w:p>
    <w:p>
      <w:pPr>
        <w:pStyle w:val="ListBullet"/>
        <w:numPr>
          <w:ilvl w:val="0"/>
          <w:numId w:val="10"/>
        </w:numPr>
      </w:pPr>
      <w:r>
        <w:rPr>
          <w:b/>
        </w:rPr>
        <w:t xml:space="preserve">Return branch: </w:t>
      </w:r>
      <w:r>
        <w:t>Delay the second B pulse. Deliver it after the checkpoint so attraction brings the carriage back.</w:t>
      </w:r>
    </w:p>
    <w:p>
      <w:pPr>
        <w:pStyle w:val="ListBullet"/>
        <w:numPr>
          <w:ilvl w:val="0"/>
          <w:numId w:val="10"/>
        </w:numPr>
      </w:pPr>
      <w:r>
        <w:rPr>
          <w:b/>
        </w:rPr>
        <w:t xml:space="preserve">Mixer branch one: </w:t>
      </w:r>
      <w:r>
        <w:t>Delay the third B pulse and deliver it to one mixer input.</w:t>
      </w:r>
    </w:p>
    <w:p>
      <w:pPr>
        <w:pStyle w:val="ListBullet"/>
        <w:numPr>
          <w:ilvl w:val="0"/>
          <w:numId w:val="10"/>
        </w:numPr>
      </w:pPr>
      <w:r>
        <w:rPr>
          <w:b/>
        </w:rPr>
        <w:t xml:space="preserve">Mixer branch two: </w:t>
      </w:r>
      <w:r>
        <w:t>Convert the fourth pulse to A and delay it to match the other input. The resulting N pulse begins braking near the center.</w:t>
      </w:r>
    </w:p>
    <w:p>
      <w:pPr>
        <w:pStyle w:val="ListBullet"/>
        <w:numPr>
          <w:ilvl w:val="0"/>
          <w:numId w:val="10"/>
        </w:numPr>
      </w:pPr>
      <w:r>
        <w:rPr>
          <w:b/>
        </w:rPr>
        <w:t xml:space="preserve">Timing: </w:t>
      </w:r>
      <w:r>
        <w:t>Total arrival time includes travel distance, configured delay, and mixer waiting. Validate the solution before fixing forces, dimensions, and numerical timings.</w:t>
      </w:r>
    </w:p>
    <w:p>
      <w:pPr>
        <w:pStyle w:val="Heading2"/>
      </w:pPr>
      <w:r>
        <w:t>Win Conditions</w:t>
      </w:r>
    </w:p>
    <w:p>
      <w:pPr>
        <w:pStyle w:val="ListBullet"/>
        <w:numPr>
          <w:ilvl w:val="0"/>
          <w:numId w:val="10"/>
        </w:numPr>
      </w:pPr>
      <w:r>
        <w:rPr>
          <w:b/>
        </w:rPr>
        <w:t xml:space="preserve">Required order: </w:t>
      </w:r>
      <w:r>
        <w:t>Leave the start, cross the far trigger region, then enter the central target and remain below the speed threshold for one second.</w:t>
      </w:r>
    </w:p>
    <w:p>
      <w:pPr>
        <w:pStyle w:val="ListBullet"/>
        <w:numPr>
          <w:ilvl w:val="0"/>
          <w:numId w:val="10"/>
        </w:numPr>
      </w:pPr>
      <w:r>
        <w:rPr>
          <w:b/>
        </w:rPr>
        <w:t xml:space="preserve">Initial tolerances: </w:t>
      </w:r>
      <w:r>
        <w:t>Target width: 15% of track length. Maximum stopping speed: 2% of track length per second. Adjust through playtesting.</w:t>
      </w:r>
    </w:p>
    <w:p>
      <w:pPr>
        <w:pStyle w:val="ListBullet"/>
        <w:numPr>
          <w:ilvl w:val="0"/>
          <w:numId w:val="10"/>
        </w:numPr>
      </w:pPr>
      <w:r>
        <w:rPr>
          <w:b/>
        </w:rPr>
        <w:t xml:space="preserve">Not sufficient: </w:t>
      </w:r>
      <w:r>
        <w:t>Starting in the target or receiving N without completing the earlier steps does not count as success.</w:t>
      </w:r>
    </w:p>
    <w:p>
      <w:pPr>
        <w:pStyle w:val="Heading2"/>
      </w:pPr>
      <w:r>
        <w:t>Failure Feedback and Replay</w:t>
      </w:r>
    </w:p>
    <w:p>
      <w:pPr>
        <w:pStyle w:val="ListBullet"/>
        <w:numPr>
          <w:ilvl w:val="0"/>
          <w:numId w:val="10"/>
        </w:numPr>
      </w:pPr>
      <w:r>
        <w:rPr>
          <w:b/>
        </w:rPr>
        <w:t xml:space="preserve">Early or late braking: </w:t>
      </w:r>
      <w:r>
        <w:t>Keep the actual trajectory and stopping position visible so the player can adjust the timing.</w:t>
      </w:r>
    </w:p>
    <w:p>
      <w:pPr>
        <w:pStyle w:val="ListBullet"/>
        <w:numPr>
          <w:ilvl w:val="0"/>
          <w:numId w:val="10"/>
        </w:numPr>
        <w:rPr>
          <w:ins w:id="9081" w:author="Claude" w:date="2026-10-30T00:00:00Z"/>
        </w:rPr>
      </w:pPr>
      <w:ins w:id="9082" w:author="Claude" w:date="2026-10-30T00:00:00Z">
        <w:r>
          <w:rPr>
            <w:b/>
          </w:rPr>
          <w:t xml:space="preserve">Missed strike: </w:t>
        </w:r>
        <w:r>
          <w:t xml:space="preserve">Leave a mark where each key move happened and show the dancer falling at the pane, so the timing correction is visible on the stage rather than only in text.</w:t>
        </w:r>
      </w:ins>
    </w:p>
    <w:p>
      <w:pPr>
        <w:pStyle w:val="ListBullet"/>
        <w:numPr>
          <w:ilvl w:val="0"/>
          <w:numId w:val="10"/>
        </w:numPr>
      </w:pPr>
      <w:r>
        <w:rPr>
          <w:b/>
        </w:rPr>
        <w:t xml:space="preserve">Mixer failure: </w:t>
      </w:r>
      <w:r>
        <w:t>Identify identical inputs or a timeout. Do not present an unexplained generic failure message.</w:t>
      </w:r>
    </w:p>
    <w:p>
      <w:pPr>
        <w:pStyle w:val="ListBullet"/>
        <w:numPr>
          <w:ilvl w:val="0"/>
          <w:numId w:val="10"/>
        </w:numPr>
      </w:pPr>
      <w:r>
        <w:rPr>
          <w:b/>
        </w:rPr>
        <w:t xml:space="preserve">Retry: </w:t>
      </w:r>
      <w:r>
        <w:t>End an incomplete run after 20 seconds. Reset preserves the layout and restores every simulation state.</w:t>
      </w:r>
    </w:p>
    <w:p>
      <w:pPr>
        <w:pStyle w:val="ListBullet"/>
        <w:numPr>
          <w:ilvl w:val="0"/>
          <w:numId w:val="10"/>
        </w:numPr>
      </w:pPr>
      <w:r>
        <w:rPr>
          <w:b/>
        </w:rPr>
        <w:t xml:space="preserve">Completion: </w:t>
      </w:r>
      <w:r>
        <w:t>Show a completion marker and play a short closing cue. Allow reset and replay of the real apparatus; no prerecorded ending replaces it.</w:t>
      </w:r>
    </w:p>
    <w:p>
      <w:pPr>
        <w:pStyle w:val="ListBullet"/>
        <w:numPr>
          <w:ilvl w:val="0"/>
          <w:numId w:val="10"/>
        </w:numPr>
      </w:pPr>
      <w:r>
        <w:rPr>
          <w:b/>
        </w:rPr>
        <w:t xml:space="preserve">Pacing: </w:t>
      </w:r>
      <w:r>
        <w:t>Target 9-15 minutes. Reuse every rule taught in Level 1; fewer-module or faster-run scores are optional future features.</w:t>
      </w:r>
    </w:p>
    <w:p>
      <w:pPr>
        <w:pStyle w:val="Heading1"/>
        <w:pageBreakBefore/>
      </w:pPr>
      <w:r>
        <w:t>5 Visual and Audio Design</w:t>
      </w:r>
    </w:p>
    <w:p>
      <w:pPr>
        <w:pStyle w:val="Heading2"/>
      </w:pPr>
      <w:r>
        <w:t>Art Style and Influences</w:t>
      </w:r>
    </w:p>
    <w:p>
      <w:pPr>
        <w:pStyle w:val="ListBullet"/>
        <w:numPr>
          <w:ilvl w:val="0"/>
          <w:numId w:val="10"/>
        </w:numPr>
      </w:pPr>
      <w:r>
        <w:rPr>
          <w:b/>
        </w:rPr>
        <w:t xml:space="preserve">Style: </w:t>
      </w:r>
      <w:r>
        <w:t>Simple 3D handmade miniatures, influenced by music boxes, construction toys, and mechanical display cases.</w:t>
      </w:r>
    </w:p>
    <w:p>
      <w:pPr>
        <w:pStyle w:val="ListBullet"/>
        <w:numPr>
          <w:ilvl w:val="0"/>
          <w:numId w:val="10"/>
        </w:numPr>
      </w:pPr>
      <w:r>
        <w:rPr>
          <w:b/>
        </w:rPr>
        <w:t xml:space="preserve">Materials: </w:t>
      </w:r>
      <w:r>
        <w:t>Pale wood for the box, off-white paper or cardboard for scenery, frosted panels for signal units, and limited metal on the track.</w:t>
      </w:r>
    </w:p>
    <w:p>
      <w:pPr>
        <w:pStyle w:val="ListBullet"/>
        <w:numPr>
          <w:ilvl w:val="0"/>
          <w:numId w:val="10"/>
        </w:numPr>
      </w:pPr>
      <w:r>
        <w:rPr>
          <w:b/>
        </w:rPr>
        <w:t xml:space="preserve">Palette: </w:t>
      </w:r>
      <w:del w:id="9083" w:author="Claude" w:date="2026-10-30T00:00:00Z">
        <w:r>
          <w:delText xml:space="preserve">Keep the environment muted. Reserve amber and cyan for meaningful signals; give white a visible outline and N label.</w:delText>
        </w:r>
      </w:del>
      <w:ins w:id="9084" w:author="Claude" w:date="2026-10-30T00:00:00Z">
        <w:r>
          <w:t xml:space="preserve">Keep the environment muted. Signal colors are red A, cyan B, white N and the key colors; each always carries its letter, and white keeps a visible outline.</w:t>
        </w:r>
      </w:ins>
    </w:p>
    <w:p>
      <w:pPr>
        <w:pStyle w:val="ListBullet"/>
        <w:numPr>
          <w:ilvl w:val="0"/>
          <w:numId w:val="10"/>
        </w:numPr>
      </w:pPr>
      <w:r>
        <w:rPr>
          <w:b/>
        </w:rPr>
        <w:t xml:space="preserve">Scope: </w:t>
      </w:r>
      <w:r>
        <w:t>Show only the tabletop and a soft background outside the box. A complete room, photorealistic materials, and cinematic lighting are unnecessary.</w:t>
      </w:r>
    </w:p>
    <w:p>
      <w:pPr>
        <w:pStyle w:val="ListBullet"/>
        <w:numPr>
          <w:ilvl w:val="0"/>
          <w:numId w:val="10"/>
        </w:numPr>
      </w:pPr>
      <w:r>
        <w:rPr>
          <w:b/>
        </w:rPr>
        <w:t xml:space="preserve">Readable silhouettes: </w:t>
      </w:r>
      <w:r>
        <w:t>Turn blocks use arrows, mixers have two visible inputs, and delays use a timer symbol. Players should identify function before reading text.</w:t>
      </w:r>
    </w:p>
    <w:p>
      <w:pPr>
        <w:pStyle w:val="ListBullet"/>
        <w:numPr>
          <w:ilvl w:val="0"/>
          <w:numId w:val="10"/>
        </w:numPr>
      </w:pPr>
      <w:r>
        <w:rPr>
          <w:b/>
        </w:rPr>
        <w:t xml:space="preserve">Lighting: </w:t>
      </w:r>
      <w:r>
        <w:t>Use steady illumination and restrained bloom. Avoid reflections or shadows that hide ports, target markers, or the carriage’s state.</w:t>
      </w:r>
    </w:p>
    <w:p>
      <w:pPr>
        <w:pStyle w:val="Heading2"/>
      </w:pPr>
      <w:r>
        <w:t>Character Design</w:t>
      </w:r>
    </w:p>
    <w:p>
      <w:pPr>
        <w:pStyle w:val="ListBullet"/>
        <w:numPr>
          <w:ilvl w:val="0"/>
          <w:numId w:val="10"/>
        </w:numPr>
      </w:pPr>
      <w:r>
        <w:rPr>
          <w:b/>
        </w:rPr>
        <w:t xml:space="preserve">Main figure: </w:t>
      </w:r>
      <w:del w:id="9085" w:author="Claude" w:date="2026-10-30T00:00:00Z">
        <w:r>
          <w:delText xml:space="preserve">One Unreal mannequin or robot serves as the exhibit’s figure, with a pale matte material and a neutral pose.</w:delText>
        </w:r>
      </w:del>
      <w:ins w:id="9086" w:author="Claude" w:date="2026-10-30T00:00:00Z">
        <w:r>
          <w:t xml:space="preserve">One Unreal mannequin rendered as a black silhouette dancer; a second one stands at the anchor as her partner.</w:t>
        </w:r>
      </w:ins>
    </w:p>
    <w:p>
      <w:pPr>
        <w:pStyle w:val="ListBullet"/>
        <w:numPr>
          <w:ilvl w:val="0"/>
          <w:numId w:val="10"/>
        </w:numPr>
      </w:pPr>
      <w:r>
        <w:rPr>
          <w:b/>
        </w:rPr>
        <w:t xml:space="preserve">Movement: </w:t>
      </w:r>
      <w:r>
        <w:t>Attach the model to the carriage. The carriage supplies all movement; the figure does not independently walk or navigate.</w:t>
      </w:r>
    </w:p>
    <w:p>
      <w:pPr>
        <w:pStyle w:val="ListBullet"/>
        <w:numPr>
          <w:ilvl w:val="0"/>
          <w:numId w:val="10"/>
        </w:numPr>
      </w:pPr>
      <w:r>
        <w:rPr>
          <w:b/>
        </w:rPr>
        <w:t xml:space="preserve">Animation budget: </w:t>
      </w:r>
      <w:del w:id="9087" w:author="Claude" w:date="2026-10-30T00:00:00Z">
        <w:r>
          <w:delText xml:space="preserve">One static pose is sufficient. No facial animation, combat, dialogue gestures, or locomotion state machine.</w:delText>
        </w:r>
      </w:del>
      <w:ins w:id="9088" w:author="Claude" w:date="2026-10-30T00:00:00Z">
        <w:r>
          <w:t xml:space="preserve">Template animations only: a jog loop whose speed follows the carriage, an idle, one key move (a strike) and one fall. Moves per color and per skin are presentation data. No facial animation, dialogue gestures, or locomotion state machine.</w:t>
        </w:r>
      </w:ins>
    </w:p>
    <w:p>
      <w:pPr>
        <w:pStyle w:val="ListBullet"/>
        <w:numPr>
          <w:ilvl w:val="0"/>
          <w:numId w:val="10"/>
        </w:numPr>
      </w:pPr>
      <w:r>
        <w:rPr>
          <w:b/>
        </w:rPr>
        <w:t xml:space="preserve">Player representation: </w:t>
      </w:r>
      <w:r>
        <w:t>The player is the maker looking at the workbench. No visible human body, remote-control device, or second playable character is needed.</w:t>
      </w:r>
    </w:p>
    <w:p>
      <w:pPr>
        <w:pStyle w:val="ListBullet"/>
        <w:numPr>
          <w:ilvl w:val="0"/>
          <w:numId w:val="10"/>
        </w:numPr>
      </w:pPr>
      <w:r>
        <w:rPr>
          <w:b/>
        </w:rPr>
        <w:t xml:space="preserve">State display: </w:t>
      </w:r>
      <w:del w:id="9089" w:author="Claude" w:date="2026-10-30T00:00:00Z">
        <w:r>
          <w:delText xml:space="preserve">Show color on the carriage base, receiver, and UI icon. Do not make the whole character flash whenever a signal arrives.</w:delText>
        </w:r>
      </w:del>
      <w:ins w:id="9090" w:author="Claude" w:date="2026-10-30T00:00:00Z">
        <w:r>
          <w:t xml:space="preserve">Show the current color as a letter on the dancer, on the receiver and in the HUD; the paper screen takes a faint tint of it.</w:t>
        </w:r>
      </w:ins>
    </w:p>
    <w:p>
      <w:pPr>
        <w:pStyle w:val="Heading2"/>
      </w:pPr>
      <w:r>
        <w:t>Audio Design</w:t>
      </w:r>
    </w:p>
    <w:p>
      <w:pPr>
        <w:pStyle w:val="ListBullet"/>
        <w:numPr>
          <w:ilvl w:val="0"/>
          <w:numId w:val="10"/>
        </w:numPr>
      </w:pPr>
      <w:r>
        <w:rPr>
          <w:b/>
        </w:rPr>
        <w:t xml:space="preserve">Pulse emission: </w:t>
      </w:r>
      <w:r>
        <w:t>A short cue confirms activation. A and B use distinct pitches to support tracking multiple routes.</w:t>
      </w:r>
    </w:p>
    <w:p>
      <w:pPr>
        <w:pStyle w:val="ListBullet"/>
        <w:numPr>
          <w:ilvl w:val="0"/>
          <w:numId w:val="10"/>
        </w:numPr>
      </w:pPr>
      <w:r>
        <w:rPr>
          <w:b/>
        </w:rPr>
        <w:t xml:space="preserve">Conversion and mixing: </w:t>
      </w:r>
      <w:r>
        <w:t>A small tone marks a color change; a chord confirms creation of N.</w:t>
      </w:r>
    </w:p>
    <w:p>
      <w:pPr>
        <w:pStyle w:val="ListBullet"/>
        <w:numPr>
          <w:ilvl w:val="0"/>
          <w:numId w:val="10"/>
        </w:numPr>
      </w:pPr>
      <w:r>
        <w:rPr>
          <w:b/>
        </w:rPr>
        <w:t xml:space="preserve">Delay and failure: </w:t>
      </w:r>
      <w:r>
        <w:t>Separate cues identify delayed release, blocked input, and failed mixing. Keep repeated errors quiet enough to avoid fatigue.</w:t>
      </w:r>
    </w:p>
    <w:p>
      <w:pPr>
        <w:pStyle w:val="ListBullet"/>
        <w:numPr>
          <w:ilvl w:val="0"/>
          <w:numId w:val="10"/>
        </w:numPr>
      </w:pPr>
      <w:r>
        <w:rPr>
          <w:b/>
        </w:rPr>
        <w:t xml:space="preserve">Physical motion: </w:t>
      </w:r>
      <w:r>
        <w:t>A subtle sliding sound reflects carriage movement; end-stop contact uses a soft impact cue.</w:t>
      </w:r>
    </w:p>
    <w:p>
      <w:pPr>
        <w:pStyle w:val="ListBullet"/>
        <w:numPr>
          <w:ilvl w:val="0"/>
          <w:numId w:val="10"/>
        </w:numPr>
      </w:pPr>
      <w:r>
        <w:rPr>
          <w:b/>
        </w:rPr>
        <w:t xml:space="preserve">Music: </w:t>
      </w:r>
      <w:r>
        <w:t>Optional quiet instrumental loop. Keep it below functional sounds and allow it to be muted.</w:t>
      </w:r>
    </w:p>
    <w:p>
      <w:pPr>
        <w:pStyle w:val="ListBullet"/>
        <w:numPr>
          <w:ilvl w:val="0"/>
          <w:numId w:val="10"/>
        </w:numPr>
      </w:pPr>
      <w:r>
        <w:rPr>
          <w:b/>
        </w:rPr>
        <w:t xml:space="preserve">Voice acting: </w:t>
      </w:r>
      <w:r>
        <w:t>None. Instructions use short labels, icons, and demonstrations.</w:t>
      </w:r>
    </w:p>
    <w:p>
      <w:pPr>
        <w:pStyle w:val="ListBullet"/>
        <w:numPr>
          <w:ilvl w:val="0"/>
          <w:numId w:val="10"/>
        </w:numPr>
      </w:pPr>
      <w:r>
        <w:rPr>
          <w:b/>
        </w:rPr>
        <w:t xml:space="preserve">Production: </w:t>
      </w:r>
      <w:r>
        <w:t>Use approximately 6-8 short effects, reusing cues where appropriate. Prefer recorded or synthesized sounds; document licenses for any external assets.</w:t>
      </w:r>
    </w:p>
    <w:p>
      <w:pPr>
        <w:pStyle w:val="Heading1"/>
        <w:pageBreakBefore/>
      </w:pPr>
      <w:r>
        <w:t>6 Story and Narrative</w:t>
      </w:r>
    </w:p>
    <w:p>
      <w:pPr>
        <w:pStyle w:val="Heading2"/>
      </w:pPr>
      <w:r>
        <w:t>Plot Summary and Motivation</w:t>
      </w:r>
    </w:p>
    <w:p>
      <w:pPr>
        <w:pStyle w:val="ListBullet"/>
        <w:numPr>
          <w:ilvl w:val="0"/>
          <w:numId w:val="10"/>
        </w:numPr>
      </w:pPr>
      <w:r>
        <w:rPr>
          <w:b/>
        </w:rPr>
        <w:t xml:space="preserve">Setting: </w:t>
      </w:r>
      <w:r>
        <w:t>A craft world with a material that retains light-induced colors. A color changes its physical interaction with a paired piece.</w:t>
      </w:r>
    </w:p>
    <w:p>
      <w:pPr>
        <w:pStyle w:val="ListBullet"/>
        <w:numPr>
          <w:ilvl w:val="0"/>
          <w:numId w:val="10"/>
        </w:numPr>
      </w:pPr>
      <w:r>
        <w:rPr>
          <w:b/>
        </w:rPr>
        <w:t xml:space="preserve">Player role: </w:t>
      </w:r>
      <w:r>
        <w:t>A maker preparing a first miniature kinetic work for a local craft exhibition.</w:t>
      </w:r>
    </w:p>
    <w:p>
      <w:pPr>
        <w:pStyle w:val="ListBullet"/>
        <w:numPr>
          <w:ilvl w:val="0"/>
          <w:numId w:val="10"/>
        </w:numPr>
      </w:pPr>
      <w:r>
        <w:rPr>
          <w:b/>
        </w:rPr>
        <w:t xml:space="preserve">Story progression: </w:t>
      </w:r>
      <w:r>
        <w:t>Experiment with materials at the prototype table, assemble a finished piece, then exhibit it.</w:t>
      </w:r>
    </w:p>
    <w:p>
      <w:pPr>
        <w:pStyle w:val="ListBullet"/>
        <w:numPr>
          <w:ilvl w:val="0"/>
          <w:numId w:val="10"/>
        </w:numPr>
      </w:pPr>
      <w:r>
        <w:rPr>
          <w:b/>
        </w:rPr>
        <w:t xml:space="preserve">Meaning of light: </w:t>
      </w:r>
      <w:r>
        <w:t>Wood and hinges support the structure; colored pulses reconfigure movement. This is a consistent fictional material rule, not a quantum explanation.</w:t>
      </w:r>
    </w:p>
    <w:p>
      <w:pPr>
        <w:pStyle w:val="ListBullet"/>
        <w:numPr>
          <w:ilvl w:val="0"/>
          <w:numId w:val="10"/>
        </w:numPr>
      </w:pPr>
      <w:r>
        <w:rPr>
          <w:b/>
        </w:rPr>
        <w:t xml:space="preserve">Objective: </w:t>
      </w:r>
      <w:r>
        <w:t>Create an apparatus that performs by itself. Building is part of making the work, rather than repairing an unexplained accident.</w:t>
      </w:r>
    </w:p>
    <w:p>
      <w:pPr>
        <w:pStyle w:val="Heading2"/>
      </w:pPr>
      <w:r>
        <w:t>Dialogue and Cutscenes</w:t>
      </w:r>
    </w:p>
    <w:p>
      <w:pPr>
        <w:pStyle w:val="ListBullet"/>
        <w:numPr>
          <w:ilvl w:val="0"/>
          <w:numId w:val="10"/>
        </w:numPr>
      </w:pPr>
      <w:r>
        <w:rPr>
          <w:b/>
        </w:rPr>
        <w:t xml:space="preserve">Opening: </w:t>
      </w:r>
      <w:r>
        <w:t>Show a short exhibition commission and three pictures of the required movement sequence.</w:t>
      </w:r>
    </w:p>
    <w:p>
      <w:pPr>
        <w:pStyle w:val="ListBullet"/>
        <w:numPr>
          <w:ilvl w:val="0"/>
          <w:numId w:val="10"/>
        </w:numPr>
      </w:pPr>
      <w:r>
        <w:rPr>
          <w:b/>
        </w:rPr>
        <w:t xml:space="preserve">Ending: </w:t>
      </w:r>
      <w:r>
        <w:t>Let the completed construction perform. Add a completion label and closing sound.</w:t>
      </w:r>
    </w:p>
    <w:p>
      <w:pPr>
        <w:pStyle w:val="ListBullet"/>
        <w:numPr>
          <w:ilvl w:val="0"/>
          <w:numId w:val="10"/>
        </w:numPr>
      </w:pPr>
      <w:r>
        <w:rPr>
          <w:b/>
        </w:rPr>
        <w:t xml:space="preserve">Dialogue system: </w:t>
      </w:r>
      <w:r>
        <w:t>No branching dialogue, voiced characters, or mandatory cinematic sequences.</w:t>
      </w:r>
    </w:p>
    <w:p>
      <w:pPr>
        <w:pStyle w:val="Heading1"/>
        <w:pageBreakBefore w:val="0"/>
      </w:pPr>
      <w:r>
        <w:t>7 User Interface and HUD</w:t>
      </w:r>
    </w:p>
    <w:p>
      <w:pPr>
        <w:pStyle w:val="Heading2"/>
      </w:pPr>
      <w:r>
        <w:t>UI Elements</w:t>
      </w:r>
    </w:p>
    <w:p>
      <w:pPr>
        <w:pStyle w:val="ListBullet"/>
        <w:numPr>
          <w:ilvl w:val="0"/>
          <w:numId w:val="10"/>
        </w:numPr>
      </w:pPr>
      <w:r>
        <w:rPr>
          <w:b/>
        </w:rPr>
        <w:t xml:space="preserve">Main and pause menus: </w:t>
      </w:r>
      <w:r>
        <w:t>Start, Level Select, Settings, Resume, Restart, and Quit as appropriate.</w:t>
      </w:r>
    </w:p>
    <w:p>
      <w:pPr>
        <w:pStyle w:val="ListBullet"/>
        <w:numPr>
          <w:ilvl w:val="0"/>
          <w:numId w:val="10"/>
        </w:numPr>
      </w:pPr>
      <w:r>
        <w:rPr>
          <w:b/>
        </w:rPr>
        <w:t xml:space="preserve">Build HUD: </w:t>
      </w:r>
      <w:r>
        <w:t>Module tray and quantities on the left; selected ports and delay value on the right; objective pictures above; Start and Reset below.</w:t>
      </w:r>
    </w:p>
    <w:p>
      <w:pPr>
        <w:pStyle w:val="ListBullet"/>
        <w:numPr>
          <w:ilvl w:val="0"/>
          <w:numId w:val="10"/>
        </w:numPr>
      </w:pPr>
      <w:r>
        <w:rPr>
          <w:b/>
        </w:rPr>
        <w:t xml:space="preserve">Run HUD: </w:t>
      </w:r>
      <w:r>
        <w:t>Hide construction controls. Keep elapsed time, objective order, Pause, and Reset visible.</w:t>
      </w:r>
    </w:p>
    <w:p>
      <w:pPr>
        <w:pStyle w:val="ListBullet"/>
        <w:numPr>
          <w:ilvl w:val="0"/>
          <w:numId w:val="10"/>
        </w:numPr>
      </w:pPr>
      <w:r>
        <w:rPr>
          <w:b/>
        </w:rPr>
        <w:t xml:space="preserve">Selected module: </w:t>
      </w:r>
      <w:r>
        <w:t>Display one short rule, current state, and latest input/output. A mixer shows two inputs, wait time, and failure cause.</w:t>
      </w:r>
    </w:p>
    <w:p>
      <w:pPr>
        <w:pStyle w:val="ListBullet"/>
        <w:numPr>
          <w:ilvl w:val="0"/>
          <w:numId w:val="10"/>
        </w:numPr>
      </w:pPr>
      <w:r>
        <w:rPr>
          <w:b/>
        </w:rPr>
        <w:t xml:space="preserve">Information budget: </w:t>
      </w:r>
      <w:r>
        <w:t>No health, experience, energy, currency, or combat inventory. The tray only tracks the available construction modules.</w:t>
      </w:r>
    </w:p>
    <w:p>
      <w:pPr>
        <w:pStyle w:val="Heading2"/>
      </w:pPr>
      <w:r>
        <w:t>UX Design</w:t>
      </w:r>
    </w:p>
    <w:p>
      <w:pPr>
        <w:pStyle w:val="ListBullet"/>
        <w:numPr>
          <w:ilvl w:val="0"/>
          <w:numId w:val="10"/>
        </w:numPr>
      </w:pPr>
      <w:r>
        <w:rPr>
          <w:b/>
        </w:rPr>
        <w:t xml:space="preserve">Placement feedback: </w:t>
      </w:r>
      <w:r>
        <w:t>Highlight the selected unit. Show valid grid positions; explain blocked placements with a symbol and brief text.</w:t>
      </w:r>
    </w:p>
    <w:p>
      <w:pPr>
        <w:pStyle w:val="ListBullet"/>
        <w:numPr>
          <w:ilvl w:val="0"/>
          <w:numId w:val="10"/>
        </w:numPr>
      </w:pPr>
      <w:r>
        <w:rPr>
          <w:b/>
        </w:rPr>
        <w:t xml:space="preserve">Accessibility: </w:t>
      </w:r>
      <w:r>
        <w:t>Pair colors with letters and distinct shapes. Use gentle transitions instead of strobing.</w:t>
      </w:r>
    </w:p>
    <w:p>
      <w:pPr>
        <w:pStyle w:val="ListBullet"/>
        <w:numPr>
          <w:ilvl w:val="0"/>
          <w:numId w:val="10"/>
        </w:numPr>
      </w:pPr>
      <w:r>
        <w:rPr>
          <w:b/>
        </w:rPr>
        <w:t xml:space="preserve">Settings: </w:t>
      </w:r>
      <w:r>
        <w:t>Master, music, and effects volume; camera sensitivity; low and medium graphics options.</w:t>
      </w:r>
    </w:p>
    <w:p>
      <w:pPr>
        <w:pStyle w:val="ListBullet"/>
        <w:numPr>
          <w:ilvl w:val="0"/>
          <w:numId w:val="10"/>
        </w:numPr>
      </w:pPr>
      <w:r>
        <w:rPr>
          <w:b/>
        </w:rPr>
        <w:t xml:space="preserve">Recovery: </w:t>
      </w:r>
      <w:r>
        <w:t>Keep layouts after failed runs. Explain the immediate error and provide access to the relevant tutorial demonstration.</w:t>
      </w:r>
    </w:p>
    <w:p>
      <w:pPr>
        <w:pStyle w:val="Heading1"/>
        <w:pageBreakBefore/>
      </w:pPr>
      <w:r>
        <w:t>8 Testing and Iteration Plan</w:t>
      </w:r>
    </w:p>
    <w:p>
      <w:pPr>
        <w:pStyle w:val="Heading2"/>
      </w:pPr>
      <w:r>
        <w:t>Functional Testing</w:t>
      </w:r>
    </w:p>
    <w:p>
      <w:pPr>
        <w:pStyle w:val="ListBullet"/>
        <w:numPr>
          <w:ilvl w:val="0"/>
          <w:numId w:val="10"/>
        </w:numPr>
      </w:pPr>
      <w:r>
        <w:rPr>
          <w:b/>
        </w:rPr>
        <w:t xml:space="preserve">Module rules: </w:t>
      </w:r>
      <w:r>
        <w:t>Test valid ports, blocked faces, A/B conversion, N pass-through, delay occupancy, and both valid and invalid mixer inputs.</w:t>
      </w:r>
    </w:p>
    <w:p>
      <w:pPr>
        <w:pStyle w:val="ListBullet"/>
        <w:numPr>
          <w:ilvl w:val="0"/>
          <w:numId w:val="10"/>
        </w:numPr>
      </w:pPr>
      <w:r>
        <w:rPr>
          <w:b/>
        </w:rPr>
        <w:t xml:space="preserve">Timing boundaries: </w:t>
      </w:r>
      <w:r>
        <w:t>Test arrivals just inside, exactly at, and just outside the 0.5-second window. Treat the boundary as inclusive and document that rule in code.</w:t>
      </w:r>
    </w:p>
    <w:p>
      <w:pPr>
        <w:pStyle w:val="ListBullet"/>
        <w:numPr>
          <w:ilvl w:val="0"/>
          <w:numId w:val="10"/>
        </w:numPr>
      </w:pPr>
      <w:r>
        <w:rPr>
          <w:b/>
        </w:rPr>
        <w:t xml:space="preserve">Conflicts: </w:t>
      </w:r>
      <w:r>
        <w:t>Verify different colors arriving together do not overwrite state in an arbitrary order. Check crossing beams and cyclic paths.</w:t>
      </w:r>
    </w:p>
    <w:p>
      <w:pPr>
        <w:pStyle w:val="ListBullet"/>
        <w:numPr>
          <w:ilvl w:val="0"/>
          <w:numId w:val="10"/>
        </w:numPr>
      </w:pPr>
      <w:r>
        <w:rPr>
          <w:b/>
        </w:rPr>
        <w:t xml:space="preserve">Placement: </w:t>
      </w:r>
      <w:r>
        <w:t>Reject occupied or out-of-bounds cells, prevent fixed-unit removal, and block editing during Run and Paused states.</w:t>
      </w:r>
    </w:p>
    <w:p>
      <w:pPr>
        <w:pStyle w:val="ListBullet"/>
        <w:numPr>
          <w:ilvl w:val="0"/>
          <w:numId w:val="10"/>
        </w:numPr>
      </w:pPr>
      <w:r>
        <w:rPr>
          <w:b/>
        </w:rPr>
        <w:t xml:space="preserve">Reset: </w:t>
      </w:r>
      <w:r>
        <w:t>Reset while moving, waiting, or mixing. Confirm no residual velocity, signal, timer, or objective flag reaches the next run.</w:t>
      </w:r>
    </w:p>
    <w:p>
      <w:pPr>
        <w:pStyle w:val="ListBullet"/>
        <w:numPr>
          <w:ilvl w:val="0"/>
          <w:numId w:val="10"/>
        </w:numPr>
      </w:pPr>
      <w:r>
        <w:rPr>
          <w:b/>
        </w:rPr>
        <w:t xml:space="preserve">Completion: </w:t>
      </w:r>
      <w:r>
        <w:t>Test the required checkpoint order, low-speed hold, time limit, retry, and replay. A partial sequence must not trigger a win.</w:t>
      </w:r>
    </w:p>
    <w:p>
      <w:pPr>
        <w:pStyle w:val="ListBullet"/>
        <w:numPr>
          <w:ilvl w:val="0"/>
          <w:numId w:val="10"/>
        </w:numPr>
      </w:pPr>
      <w:r>
        <w:rPr>
          <w:b/>
        </w:rPr>
        <w:t xml:space="preserve">C++ checks: </w:t>
      </w:r>
      <w:r>
        <w:t>Automate deterministic color, timing, and reset tests. Use in-engine functional tests for physical movement and UI interactions.</w:t>
      </w:r>
    </w:p>
    <w:p>
      <w:pPr>
        <w:pStyle w:val="Heading2"/>
      </w:pPr>
      <w:r>
        <w:t>Performance and Stability</w:t>
      </w:r>
    </w:p>
    <w:p>
      <w:pPr>
        <w:pStyle w:val="ListBullet"/>
        <w:numPr>
          <w:ilvl w:val="0"/>
          <w:numId w:val="10"/>
        </w:numPr>
      </w:pPr>
      <w:r>
        <w:rPr>
          <w:b/>
        </w:rPr>
        <w:t xml:space="preserve">Repeated runs: </w:t>
      </w:r>
      <w:r>
        <w:t>Run the baseline solution ten times each at 30, 60, and 120 FPS caps. Record success, stopping position, and objective order.</w:t>
      </w:r>
    </w:p>
    <w:p>
      <w:pPr>
        <w:pStyle w:val="ListBullet"/>
        <w:numPr>
          <w:ilvl w:val="0"/>
          <w:numId w:val="10"/>
        </w:numPr>
      </w:pPr>
      <w:r>
        <w:rPr>
          <w:b/>
        </w:rPr>
        <w:t xml:space="preserve">Acceptance: </w:t>
      </w:r>
      <w:r>
        <w:t>Aim for all baseline runs to succeed within the target zone. Compare outcomes, not identical trajectories; widen tolerances or correct timing/physics if outcomes diverge.</w:t>
      </w:r>
    </w:p>
    <w:p>
      <w:pPr>
        <w:pStyle w:val="ListBullet"/>
        <w:numPr>
          <w:ilvl w:val="0"/>
          <w:numId w:val="10"/>
        </w:numPr>
      </w:pPr>
      <w:r>
        <w:rPr>
          <w:b/>
        </w:rPr>
        <w:t xml:space="preserve">Profiling: </w:t>
      </w:r>
      <w:r>
        <w:t>Use Unreal Insights or engine statistics to inspect frame time, physics cost, active events, and unnecessary Tick work.</w:t>
      </w:r>
    </w:p>
    <w:p>
      <w:pPr>
        <w:pStyle w:val="ListBullet"/>
        <w:numPr>
          <w:ilvl w:val="0"/>
          <w:numId w:val="10"/>
        </w:numPr>
      </w:pPr>
      <w:r>
        <w:rPr>
          <w:b/>
        </w:rPr>
        <w:t xml:space="preserve">Packaged build: </w:t>
      </w:r>
      <w:r>
        <w:t>Test launch, input, menus, both levels, reset, and exit outside the editor. Check that required assets are included.</w:t>
      </w:r>
    </w:p>
    <w:p>
      <w:pPr>
        <w:pStyle w:val="Heading2"/>
      </w:pPr>
      <w:r>
        <w:t>Player Feedback</w:t>
      </w:r>
    </w:p>
    <w:p>
      <w:pPr>
        <w:pStyle w:val="ListBullet"/>
        <w:numPr>
          <w:ilvl w:val="0"/>
          <w:numId w:val="10"/>
        </w:numPr>
      </w:pPr>
      <w:r>
        <w:rPr>
          <w:b/>
        </w:rPr>
        <w:t xml:space="preserve">Participants: </w:t>
      </w:r>
      <w:r>
        <w:t>Ask 3-5 classmates unfamiliar with the design to play without step-by-step coaching.</w:t>
      </w:r>
    </w:p>
    <w:p>
      <w:pPr>
        <w:pStyle w:val="ListBullet"/>
        <w:numPr>
          <w:ilvl w:val="0"/>
          <w:numId w:val="10"/>
        </w:numPr>
      </w:pPr>
      <w:r>
        <w:rPr>
          <w:b/>
        </w:rPr>
        <w:t xml:space="preserve">Observe: </w:t>
      </w:r>
      <w:r>
        <w:t>Time to first valid connection, mistaken port choices, color-rule misunderstandings, retries, and ability to finish Level 2.</w:t>
      </w:r>
    </w:p>
    <w:p>
      <w:pPr>
        <w:pStyle w:val="ListBullet"/>
        <w:numPr>
          <w:ilvl w:val="0"/>
          <w:numId w:val="10"/>
        </w:numPr>
      </w:pPr>
      <w:r>
        <w:rPr>
          <w:b/>
        </w:rPr>
        <w:t xml:space="preserve">Ask after play: </w:t>
      </w:r>
      <w:r>
        <w:t>Have players explain shifting, delaying, and mixing. Distinguish unclear rules from genuinely difficult timing.</w:t>
      </w:r>
    </w:p>
    <w:p>
      <w:pPr>
        <w:pStyle w:val="Heading2"/>
      </w:pPr>
      <w:r>
        <w:t>Iteration Process</w:t>
      </w:r>
    </w:p>
    <w:p>
      <w:pPr>
        <w:pStyle w:val="ListBullet"/>
        <w:numPr>
          <w:ilvl w:val="0"/>
          <w:numId w:val="10"/>
        </w:numPr>
      </w:pPr>
      <w:r>
        <w:rPr>
          <w:b/>
        </w:rPr>
        <w:t xml:space="preserve">Weekly loop: </w:t>
      </w:r>
      <w:r>
        <w:t>Keep a playable build; log the issue, reproduction steps, expected result, actual result, priority, and fix.</w:t>
      </w:r>
    </w:p>
    <w:p>
      <w:pPr>
        <w:pStyle w:val="ListBullet"/>
        <w:numPr>
          <w:ilvl w:val="0"/>
          <w:numId w:val="10"/>
        </w:numPr>
      </w:pPr>
      <w:r>
        <w:rPr>
          <w:b/>
        </w:rPr>
        <w:t xml:space="preserve">Priority order: </w:t>
      </w:r>
      <w:r>
        <w:t>Fix crashes, state corruption, and impossible puzzles first; then improve feedback and pacing; polish presentation last.</w:t>
      </w:r>
    </w:p>
    <w:p>
      <w:pPr>
        <w:pStyle w:val="ListBullet"/>
        <w:numPr>
          <w:ilvl w:val="0"/>
          <w:numId w:val="10"/>
        </w:numPr>
      </w:pPr>
      <w:r>
        <w:rPr>
          <w:b/>
        </w:rPr>
        <w:t xml:space="preserve">Design decisions: </w:t>
      </w:r>
      <w:r>
        <w:t>Change one important parameter at a time. Re-run the baseline after adjusting force, damping, travel speed, mixing tolerance, or target width.</w:t>
      </w:r>
    </w:p>
    <w:p>
      <w:pPr>
        <w:pStyle w:val="ListBullet"/>
        <w:numPr>
          <w:ilvl w:val="0"/>
          <w:numId w:val="10"/>
        </w:numPr>
      </w:pPr>
      <w:r>
        <w:rPr>
          <w:b/>
        </w:rPr>
        <w:t xml:space="preserve">Scope gate: </w:t>
      </w:r>
      <w:del w:id="9091" w:author="Claude" w:date="2026-10-30T00:00:00Z">
        <w:r>
          <w:delText xml:space="preserve">After Week 6, add no new mechanics. Use the remaining time for regression, performance, packaging, and submission.</w:delText>
        </w:r>
      </w:del>
      <w:ins w:id="9092" w:author="Claude" w:date="2026-10-30T00:00:00Z">
        <w:r>
          <w:t xml:space="preserve">Feature freeze on 15 November: add no new mechanics after it. Use the remaining time for regression, performance, packaging, and submission.</w:t>
        </w:r>
      </w:ins>
    </w:p>
    <w:p>
      <w:pPr>
        <w:pStyle w:val="Heading1"/>
        <w:pageBreakBefore/>
      </w:pPr>
      <w:r>
        <w:t>9 Project Timeline</w:t>
      </w:r>
    </w:p>
    <w:p>
      <w:pPr>
        <w:pStyle w:val="Heading2"/>
      </w:pPr>
      <w:r>
        <w:t>Development Phases and Weekly Milestones</w:t>
      </w:r>
    </w:p>
    <w:p>
      <w:pPr>
        <w:pStyle w:val="ListBullet"/>
        <w:numPr>
          <w:ilvl w:val="0"/>
          <w:numId w:val="10"/>
        </w:numPr>
      </w:pPr>
      <w:r>
        <w:rPr>
          <w:b/>
        </w:rPr>
        <w:t xml:space="preserve">Week 1 - Core interaction: </w:t>
      </w:r>
      <w:r>
        <w:t>Create the C++ project, Git repository, camera, selection, and one direct pulse-to-receiver test. Deliver a playable scene in which activation visibly changes a receiver.</w:t>
      </w:r>
    </w:p>
    <w:p>
      <w:pPr>
        <w:pStyle w:val="ListBullet"/>
        <w:numPr>
          <w:ilvl w:val="0"/>
          <w:numId w:val="10"/>
        </w:numPr>
      </w:pPr>
      <w:r>
        <w:rPr>
          <w:b/>
        </w:rPr>
        <w:t xml:space="preserve">Week 2 - Physical response: </w:t>
      </w:r>
      <w:r>
        <w:t>Implement the track, anchor, three color states, speed cap, and full reset. Deliver one mechanism that moves, reverses, and brakes reliably.</w:t>
      </w:r>
    </w:p>
    <w:p>
      <w:pPr>
        <w:pStyle w:val="ListBullet"/>
        <w:numPr>
          <w:ilvl w:val="0"/>
          <w:numId w:val="10"/>
        </w:numPr>
      </w:pPr>
      <w:r>
        <w:rPr>
          <w:b/>
        </w:rPr>
        <w:t xml:space="preserve">Week 3 - Modular system: </w:t>
      </w:r>
      <w:r>
        <w:t>Add grid placement, rotation, turn, color-shift, delay, and mixer behavior. Deliver a combined signal path with automated rule and timing checks.</w:t>
      </w:r>
    </w:p>
    <w:p>
      <w:pPr>
        <w:pStyle w:val="ListBullet"/>
        <w:numPr>
          <w:ilvl w:val="0"/>
          <w:numId w:val="10"/>
        </w:numPr>
      </w:pPr>
      <w:r>
        <w:rPr>
          <w:b/>
        </w:rPr>
        <w:t xml:space="preserve">Week 4 - Tutorial: </w:t>
      </w:r>
      <w:r>
        <w:t>Build the three Level 1 exercises, basic HUD, and failure feedback. Deliver a complete tutorial and revise it after a first unfamiliar player tries it.</w:t>
      </w:r>
    </w:p>
    <w:p>
      <w:pPr>
        <w:pStyle w:val="ListBullet"/>
        <w:numPr>
          <w:ilvl w:val="0"/>
          <w:numId w:val="10"/>
        </w:numPr>
      </w:pPr>
      <w:r>
        <w:rPr>
          <w:b/>
        </w:rPr>
        <w:t xml:space="preserve">Week 5 - Final puzzle: </w:t>
      </w:r>
      <w:r>
        <w:t>Graybox Level 2, validate the four-branch solution, and add ordered objectives and replay. Deliver a complete two-level playthrough.</w:t>
      </w:r>
    </w:p>
    <w:p>
      <w:pPr>
        <w:pStyle w:val="ListBullet"/>
        <w:numPr>
          <w:ilvl w:val="0"/>
          <w:numId w:val="10"/>
        </w:numPr>
      </w:pPr>
      <w:r>
        <w:rPr>
          <w:b/>
        </w:rPr>
        <w:t xml:space="preserve">Week 6 - Testing and iteration: </w:t>
      </w:r>
      <w:r>
        <w:t>Run the 3-5-person playtest, adjust clarity and timing tolerance, and fix progression issues. Freeze mechanics once both levels work.</w:t>
      </w:r>
    </w:p>
    <w:p>
      <w:pPr>
        <w:pStyle w:val="ListBullet"/>
        <w:numPr>
          <w:ilvl w:val="0"/>
          <w:numId w:val="10"/>
        </w:numPr>
      </w:pPr>
      <w:r>
        <w:rPr>
          <w:b/>
        </w:rPr>
        <w:t xml:space="preserve">Week 7 - Presentation and packaging: </w:t>
      </w:r>
      <w:r>
        <w:t>Apply simple materials, mannequin, sound cues, and settings. Profile performance and test a standalone Windows build.</w:t>
      </w:r>
    </w:p>
    <w:p>
      <w:pPr>
        <w:pStyle w:val="ListBullet"/>
        <w:numPr>
          <w:ilvl w:val="0"/>
          <w:numId w:val="10"/>
        </w:numPr>
      </w:pPr>
      <w:r>
        <w:rPr>
          <w:b/>
        </w:rPr>
        <w:t xml:space="preserve">Week 8 - Final verification and buffer: </w:t>
      </w:r>
      <w:r>
        <w:t>Repeat critical tests, fix remaining defects, finalize this GDD and controls guide, and export the submission PDF. Keep this week free of new systems.</w:t>
      </w:r>
    </w:p>
    <w:p>
      <w:pPr>
        <w:pStyle w:val="Heading2"/>
      </w:pPr>
      <w:r>
        <w:t>Time Budget and Task Allocation</w:t>
      </w:r>
    </w:p>
    <w:p>
      <w:pPr>
        <w:pStyle w:val="ListBullet"/>
        <w:numPr>
          <w:ilvl w:val="0"/>
          <w:numId w:val="10"/>
        </w:numPr>
      </w:pPr>
      <w:r>
        <w:rPr>
          <w:b/>
        </w:rPr>
        <w:t xml:space="preserve">Planning window: </w:t>
      </w:r>
      <w:r>
        <w:t>Eight weeks at approximately 5-7 hours per week, or 40-56 hours total. This is an estimate; schedule dates against the actual course deadline.</w:t>
      </w:r>
    </w:p>
    <w:p>
      <w:pPr>
        <w:pStyle w:val="ListBullet"/>
        <w:numPr>
          <w:ilvl w:val="0"/>
          <w:numId w:val="10"/>
        </w:numPr>
      </w:pPr>
      <w:r>
        <w:rPr>
          <w:b/>
        </w:rPr>
        <w:t xml:space="preserve">Solo responsibilities: </w:t>
      </w:r>
      <w:r>
        <w:t>I handle design, C++, levels, asset integration, UI, testing, and packaging. Classmates provide playtest feedback only.</w:t>
      </w:r>
    </w:p>
    <w:p>
      <w:pPr>
        <w:pStyle w:val="ListBullet"/>
        <w:numPr>
          <w:ilvl w:val="0"/>
          <w:numId w:val="10"/>
        </w:numPr>
      </w:pPr>
      <w:r>
        <w:rPr>
          <w:b/>
        </w:rPr>
        <w:t xml:space="preserve">Cut order: </w:t>
      </w:r>
      <w:r>
        <w:t>First remove optional music, extra decoration, and elaborate pulse effects. Then simplify final-level routing while retaining the two levels and core color/timing interaction.</w:t>
      </w:r>
    </w:p>
    <w:p>
      <w:pPr>
        <w:pStyle w:val="ListBullet"/>
        <w:numPr>
          <w:ilvl w:val="0"/>
          <w:numId w:val="10"/>
        </w:numPr>
      </w:pPr>
      <w:r>
        <w:rPr>
          <w:b/>
        </w:rPr>
        <w:t xml:space="preserve">Excluded extensions: </w:t>
      </w:r>
      <w:del w:id="9093" w:author="Claude" w:date="2026-10-30T00:00:00Z">
        <w:r>
          <w:delText xml:space="preserve">Portals, extra mechanism types, character animation, free-build saving, and optimization scores are outside the required schedule.</w:delText>
        </w:r>
      </w:del>
      <w:ins w:id="9094" w:author="Claude" w:date="2026-10-30T00:00:00Z">
        <w:r>
          <w:t xml:space="preserve">Portals, further lock types (color gates, switches, prisms, filters), free-build saving, and optimization scores are outside the required schedule.</w:t>
        </w:r>
      </w:ins>
    </w:p>
    <w:p>
      <w:pPr>
        <w:pStyle w:val="ListBullet"/>
        <w:numPr>
          <w:ilvl w:val="0"/>
          <w:numId w:val="10"/>
        </w:numPr>
      </w:pPr>
      <w:r>
        <w:rPr>
          <w:b/>
        </w:rPr>
        <w:t xml:space="preserve">Submission: </w:t>
      </w:r>
      <w:r>
        <w:t>Provide the requested GDD as a PDF through the class portal by the posted due date. Retain the Word version for revision.</w:t>
      </w:r>
    </w:p>
    <w:p>
      <w:pPr>
        <w:pStyle w:val="Heading2"/>
      </w:pPr>
      <w:r>
        <w:t>References</w:t>
      </w:r>
    </w:p>
    <w:p>
      <w:pPr>
        <w:spacing w:after="40" w:line="220" w:lineRule="exact"/>
      </w:pPr>
      <w:hyperlink r:id="rId10">
        <w:r>
          <w:rPr>
            <w:sz w:val="18"/>
          </w:rPr>
          <w:t>GDD structure reference - Game Jam 2026GDD, GDD Final</w:t>
        </w:r>
      </w:hyperlink>
    </w:p>
    <w:p>
      <w:pPr>
        <w:spacing w:after="40" w:line="220" w:lineRule="exact"/>
      </w:pPr>
      <w:hyperlink r:id="rId11">
        <w:r>
          <w:rPr>
            <w:sz w:val="18"/>
          </w:rPr>
          <w:t>Epic Games - Enhanced Input</w:t>
        </w:r>
      </w:hyperlink>
    </w:p>
    <w:p>
      <w:pPr>
        <w:spacing w:after="40" w:line="220" w:lineRule="exact"/>
      </w:pPr>
      <w:hyperlink r:id="rId12">
        <w:r>
          <w:rPr>
            <w:sz w:val="18"/>
          </w:rPr>
          <w:t>Epic Games - Physics Constraint Reference</w:t>
        </w:r>
      </w:hyperlink>
    </w:p>
    <w:p>
      <w:pPr>
        <w:spacing w:after="40" w:line="220" w:lineRule="exact"/>
      </w:pPr>
      <w:hyperlink r:id="rId13">
        <w:r>
          <w:rPr>
            <w:sz w:val="18"/>
          </w:rPr>
          <w:t>Epic Games - Object Pointers</w:t>
        </w:r>
      </w:hyperlink>
    </w:p>
    <w:sectPr w:rsidR="00FC693F" w:rsidRPr="0006063C" w:rsidSect="00034616">
      <w:footerReference w:type="default" r:id="rId9"/>
      <w:pgSz w:w="12240" w:h="15840"/>
      <w:pgMar w:top="1008" w:right="1152" w:bottom="1008" w:left="1152" w:header="720" w:footer="403"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sz w:val="18"/>
      </w:rPr>
      <w:t xml:space="preserve">A Little Departure  |  </w:t>
    </w:r>
    <w:fldSimple w:instr="PAGE"/>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abstractNum w:abstractNumId="9">
    <w:lvl w:ilvl="0">
      <w:start w:val="1"/>
      <w:numFmt w:val="bullet"/>
      <w:lvlText w:val="•"/>
      <w:lvlJc w:val="left"/>
      <w:pPr>
        <w:ind w:left="260" w:hanging="200"/>
      </w:pPr>
    </w:lvl>
  </w:abstractNum>
  <w:num w:numId="10">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80" w:lineRule="exact" w:after="100"/>
      <w:snapToGrid w:val="0"/>
    </w:pPr>
    <w:rPr>
      <w:rFonts w:ascii="Calibri" w:hAnsi="Calibri" w:eastAsia="Calibri" w:cs="Calibri"/>
      <w:b w:val="0"/>
      <w:i w:val="0"/>
      <w:color w:val="000000"/>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180" w:after="100" w:line="400" w:lineRule="exact"/>
      <w:outlineLvl w:val="0"/>
      <w:snapToGrid w:val="0"/>
    </w:pPr>
    <w:rPr>
      <w:rFonts w:ascii="Calibri" w:hAnsi="Calibri" w:eastAsia="Calibri" w:cs="Calibri"/>
      <w:b/>
      <w:bCs/>
      <w:i w:val="0"/>
      <w:color w:val="000000"/>
      <w:sz w:val="32"/>
      <w:szCs w:val="28"/>
    </w:rPr>
  </w:style>
  <w:style w:type="paragraph" w:styleId="Heading2">
    <w:name w:val="heading 2"/>
    <w:basedOn w:val="Normal"/>
    <w:next w:val="Normal"/>
    <w:link w:val="Heading2Char"/>
    <w:uiPriority w:val="9"/>
    <w:unhideWhenUsed/>
    <w:qFormat/>
    <w:rsid w:val="00FC693F"/>
    <w:pPr>
      <w:keepNext/>
      <w:keepLines/>
      <w:spacing w:before="180" w:after="100" w:line="320" w:lineRule="exact"/>
      <w:outlineLvl w:val="1"/>
      <w:snapToGrid w:val="0"/>
    </w:pPr>
    <w:rPr>
      <w:rFonts w:ascii="Calibri" w:hAnsi="Calibri" w:eastAsia="Calibri" w:cs="Calibri"/>
      <w:b/>
      <w:bCs/>
      <w:i w:val="0"/>
      <w:color w:val="000000"/>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spacing w:after="100" w:line="520" w:lineRule="exact"/>
      <w:contextualSpacing/>
      <w:snapToGrid w:val="0"/>
    </w:pPr>
    <w:rPr>
      <w:rFonts w:ascii="Calibri" w:hAnsi="Calibri" w:eastAsia="Calibri" w:cs="Calibri"/>
      <w:b/>
      <w:i w:val="0"/>
      <w:color w:val="000000"/>
      <w:spacing w:val="5"/>
      <w:kern w:val="28"/>
      <w:sz w:val="44"/>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spacing w:line="280" w:lineRule="exact" w:after="100"/>
      <w:snapToGrid w:val="0"/>
    </w:pPr>
    <w:rPr>
      <w:rFonts w:ascii="Calibri" w:hAnsi="Calibri" w:eastAsia="Calibri" w:cs="Calibri"/>
      <w:b w:val="0"/>
      <w:i w:val="0"/>
      <w:iCs/>
      <w:color w:val="000000"/>
      <w:spacing w:val="15"/>
      <w:sz w:val="22"/>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spacing w:line="280" w:lineRule="exact" w:after="100"/>
      <w:ind w:left="259" w:hanging="202"/>
      <w:contextualSpacing/>
      <w:snapToGrid w:val="0"/>
    </w:pPr>
    <w:rPr>
      <w:rFonts w:ascii="Calibri" w:hAnsi="Calibri" w:eastAsia="Calibri" w:cs="Calibri"/>
      <w:b w:val="0"/>
      <w:i w:val="0"/>
      <w:color w:val="000000"/>
      <w:sz w:val="22"/>
    </w:r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yperlink" Target="https://docs.google.com/document/d/1zo9L-Wo8ZMB9-xz9HrNUADiBKAFEG4P_1euFmBq5AMY/edit?tab=t.3njsuw86jgkn" TargetMode="External"/><Relationship Id="rId11" Type="http://schemas.openxmlformats.org/officeDocument/2006/relationships/hyperlink" Target="https://dev.epicgames.com/documentation/en-us/unreal-engine/enhanced-input-in-unreal-engine" TargetMode="External"/><Relationship Id="rId12" Type="http://schemas.openxmlformats.org/officeDocument/2006/relationships/hyperlink" Target="https://dev.epicgames.com/documentation/en-us/unreal-engine/physics-constraint-reference-in-unreal-engine" TargetMode="External"/><Relationship Id="rId13" Type="http://schemas.openxmlformats.org/officeDocument/2006/relationships/hyperlink" Target="https://dev.epicgames.com/documentation/en-us/unreal-engine/object-pointers-in-unreal-engine"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 Little Departure Game Design Document</dc:title>
  <dc:subject>Unreal Engine 5 C++ Final Project</dc:subject>
  <dc:creator/>
  <cp:keywords/>
  <dc:description>generated by python-docx</dc:description>
  <cp:lastModifiedBy/>
  <cp:revision>1</cp:revision>
  <dcterms:created xsi:type="dcterms:W3CDTF">2013-12-23T23:15:00Z</dcterms:created>
  <dcterms:modified xsi:type="dcterms:W3CDTF">2013-12-23T23:15:00Z</dcterms:modified>
  <cp:category/>
</cp:coreProperties>
</file>